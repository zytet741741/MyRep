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4C2BD4" w14:textId="77777777" w:rsidR="00381BD2" w:rsidRDefault="00381BD2" w:rsidP="00381BD2">
      <w:pPr>
        <w:jc w:val="center"/>
        <w:rPr>
          <w:b/>
          <w:sz w:val="52"/>
          <w:szCs w:val="52"/>
        </w:rPr>
      </w:pPr>
      <w:r>
        <w:rPr>
          <w:rFonts w:hint="eastAsia"/>
          <w:b/>
          <w:sz w:val="52"/>
          <w:szCs w:val="52"/>
        </w:rPr>
        <w:t>广</w:t>
      </w:r>
      <w:r>
        <w:rPr>
          <w:b/>
          <w:sz w:val="52"/>
          <w:szCs w:val="52"/>
        </w:rPr>
        <w:t xml:space="preserve"> </w:t>
      </w:r>
      <w:r>
        <w:rPr>
          <w:rFonts w:hint="eastAsia"/>
          <w:b/>
          <w:sz w:val="52"/>
          <w:szCs w:val="52"/>
        </w:rPr>
        <w:t>州</w:t>
      </w:r>
      <w:r>
        <w:rPr>
          <w:b/>
          <w:sz w:val="52"/>
          <w:szCs w:val="52"/>
        </w:rPr>
        <w:t xml:space="preserve"> </w:t>
      </w:r>
      <w:r>
        <w:rPr>
          <w:rFonts w:hint="eastAsia"/>
          <w:b/>
          <w:sz w:val="52"/>
          <w:szCs w:val="52"/>
        </w:rPr>
        <w:t>大</w:t>
      </w:r>
      <w:r>
        <w:rPr>
          <w:b/>
          <w:sz w:val="52"/>
          <w:szCs w:val="52"/>
        </w:rPr>
        <w:t xml:space="preserve"> </w:t>
      </w:r>
      <w:r>
        <w:rPr>
          <w:rFonts w:hint="eastAsia"/>
          <w:b/>
          <w:sz w:val="52"/>
          <w:szCs w:val="52"/>
        </w:rPr>
        <w:t>学</w:t>
      </w:r>
      <w:r>
        <w:rPr>
          <w:b/>
          <w:sz w:val="52"/>
          <w:szCs w:val="52"/>
        </w:rPr>
        <w:t xml:space="preserve"> </w:t>
      </w:r>
      <w:r>
        <w:rPr>
          <w:rFonts w:hint="eastAsia"/>
          <w:b/>
          <w:sz w:val="52"/>
          <w:szCs w:val="52"/>
        </w:rPr>
        <w:t>松</w:t>
      </w:r>
      <w:r>
        <w:rPr>
          <w:b/>
          <w:sz w:val="52"/>
          <w:szCs w:val="52"/>
        </w:rPr>
        <w:t xml:space="preserve"> </w:t>
      </w:r>
      <w:r>
        <w:rPr>
          <w:rFonts w:hint="eastAsia"/>
          <w:b/>
          <w:sz w:val="52"/>
          <w:szCs w:val="52"/>
        </w:rPr>
        <w:t>田</w:t>
      </w:r>
      <w:r>
        <w:rPr>
          <w:b/>
          <w:sz w:val="52"/>
          <w:szCs w:val="52"/>
        </w:rPr>
        <w:t xml:space="preserve"> </w:t>
      </w:r>
      <w:r>
        <w:rPr>
          <w:rFonts w:hint="eastAsia"/>
          <w:b/>
          <w:sz w:val="52"/>
          <w:szCs w:val="52"/>
        </w:rPr>
        <w:t>学</w:t>
      </w:r>
      <w:r>
        <w:rPr>
          <w:b/>
          <w:sz w:val="52"/>
          <w:szCs w:val="52"/>
        </w:rPr>
        <w:t xml:space="preserve"> </w:t>
      </w:r>
      <w:r>
        <w:rPr>
          <w:rFonts w:hint="eastAsia"/>
          <w:b/>
          <w:sz w:val="52"/>
          <w:szCs w:val="52"/>
        </w:rPr>
        <w:t>院</w:t>
      </w:r>
    </w:p>
    <w:p w14:paraId="043A237C" w14:textId="77777777" w:rsidR="00381BD2" w:rsidRDefault="00381BD2" w:rsidP="00381BD2">
      <w:pPr>
        <w:jc w:val="center"/>
        <w:rPr>
          <w:b/>
          <w:sz w:val="52"/>
          <w:szCs w:val="52"/>
        </w:rPr>
      </w:pPr>
    </w:p>
    <w:p w14:paraId="456FF9C1" w14:textId="77777777" w:rsidR="00381BD2" w:rsidRDefault="00381BD2" w:rsidP="00381BD2">
      <w:pPr>
        <w:jc w:val="center"/>
        <w:rPr>
          <w:b/>
          <w:sz w:val="44"/>
          <w:szCs w:val="44"/>
        </w:rPr>
      </w:pPr>
      <w:r>
        <w:rPr>
          <w:rFonts w:hint="eastAsia"/>
          <w:b/>
          <w:sz w:val="52"/>
          <w:szCs w:val="52"/>
        </w:rPr>
        <w:t>综</w:t>
      </w:r>
      <w:r>
        <w:rPr>
          <w:b/>
          <w:sz w:val="52"/>
          <w:szCs w:val="52"/>
        </w:rPr>
        <w:t xml:space="preserve"> </w:t>
      </w:r>
      <w:r>
        <w:rPr>
          <w:rFonts w:hint="eastAsia"/>
          <w:b/>
          <w:sz w:val="52"/>
          <w:szCs w:val="52"/>
        </w:rPr>
        <w:t>合</w:t>
      </w:r>
      <w:r>
        <w:rPr>
          <w:b/>
          <w:sz w:val="52"/>
          <w:szCs w:val="52"/>
        </w:rPr>
        <w:t xml:space="preserve"> </w:t>
      </w:r>
      <w:r>
        <w:rPr>
          <w:rFonts w:hint="eastAsia"/>
          <w:b/>
          <w:sz w:val="52"/>
          <w:szCs w:val="52"/>
        </w:rPr>
        <w:t>实</w:t>
      </w:r>
      <w:r>
        <w:rPr>
          <w:b/>
          <w:sz w:val="52"/>
          <w:szCs w:val="52"/>
        </w:rPr>
        <w:t xml:space="preserve"> </w:t>
      </w:r>
      <w:r>
        <w:rPr>
          <w:rFonts w:hint="eastAsia"/>
          <w:b/>
          <w:sz w:val="52"/>
          <w:szCs w:val="52"/>
        </w:rPr>
        <w:t>验</w:t>
      </w:r>
      <w:r>
        <w:rPr>
          <w:b/>
          <w:sz w:val="52"/>
          <w:szCs w:val="52"/>
        </w:rPr>
        <w:t xml:space="preserve"> </w:t>
      </w:r>
      <w:r>
        <w:rPr>
          <w:rFonts w:hint="eastAsia"/>
          <w:b/>
          <w:sz w:val="52"/>
          <w:szCs w:val="52"/>
        </w:rPr>
        <w:t>报</w:t>
      </w:r>
      <w:r>
        <w:rPr>
          <w:b/>
          <w:sz w:val="52"/>
          <w:szCs w:val="52"/>
        </w:rPr>
        <w:t xml:space="preserve"> </w:t>
      </w:r>
      <w:r>
        <w:rPr>
          <w:rFonts w:hint="eastAsia"/>
          <w:b/>
          <w:sz w:val="52"/>
          <w:szCs w:val="52"/>
        </w:rPr>
        <w:t>告</w:t>
      </w:r>
    </w:p>
    <w:p w14:paraId="73CD334F" w14:textId="77777777" w:rsidR="00381BD2" w:rsidRDefault="00381BD2" w:rsidP="00381BD2">
      <w:pPr>
        <w:jc w:val="center"/>
        <w:rPr>
          <w:b/>
          <w:sz w:val="44"/>
          <w:szCs w:val="44"/>
        </w:rPr>
      </w:pPr>
      <w:r>
        <w:rPr>
          <w:b/>
          <w:sz w:val="44"/>
          <w:szCs w:val="44"/>
        </w:rPr>
        <w:t xml:space="preserve">   </w:t>
      </w:r>
    </w:p>
    <w:p w14:paraId="22364181" w14:textId="77777777" w:rsidR="00381BD2" w:rsidRDefault="00381BD2" w:rsidP="00381BD2">
      <w:pPr>
        <w:jc w:val="center"/>
        <w:rPr>
          <w:b/>
          <w:sz w:val="44"/>
          <w:szCs w:val="44"/>
        </w:rPr>
      </w:pPr>
      <w:r>
        <w:rPr>
          <w:b/>
          <w:sz w:val="44"/>
          <w:szCs w:val="44"/>
        </w:rPr>
        <w:t xml:space="preserve"> </w:t>
      </w:r>
      <w:r>
        <w:rPr>
          <w:rFonts w:hint="eastAsia"/>
          <w:b/>
          <w:sz w:val="44"/>
          <w:szCs w:val="44"/>
        </w:rPr>
        <w:t>（期末大作业）</w:t>
      </w:r>
    </w:p>
    <w:p w14:paraId="167BC99B" w14:textId="77777777" w:rsidR="00381BD2" w:rsidRDefault="00381BD2" w:rsidP="00381BD2">
      <w:pPr>
        <w:jc w:val="center"/>
        <w:rPr>
          <w:b/>
          <w:sz w:val="44"/>
          <w:szCs w:val="44"/>
        </w:rPr>
      </w:pPr>
    </w:p>
    <w:p w14:paraId="25F20DAF" w14:textId="5C7163D9" w:rsidR="00381BD2" w:rsidRDefault="00381BD2" w:rsidP="00381BD2">
      <w:pPr>
        <w:ind w:left="1800" w:hangingChars="600" w:hanging="1800"/>
        <w:rPr>
          <w:b/>
          <w:sz w:val="30"/>
          <w:szCs w:val="30"/>
        </w:rPr>
      </w:pPr>
      <w:r>
        <w:rPr>
          <w:b/>
          <w:sz w:val="30"/>
          <w:szCs w:val="30"/>
        </w:rPr>
        <w:t xml:space="preserve">            </w:t>
      </w:r>
      <w:r>
        <w:rPr>
          <w:rFonts w:hint="eastAsia"/>
          <w:b/>
          <w:sz w:val="30"/>
          <w:szCs w:val="30"/>
        </w:rPr>
        <w:t>项目名称：</w:t>
      </w:r>
      <w:r>
        <w:rPr>
          <w:rFonts w:hint="eastAsia"/>
          <w:b/>
          <w:sz w:val="30"/>
          <w:szCs w:val="30"/>
          <w:u w:val="single"/>
        </w:rPr>
        <w:t xml:space="preserve">     商城A</w:t>
      </w:r>
      <w:r>
        <w:rPr>
          <w:b/>
          <w:sz w:val="30"/>
          <w:szCs w:val="30"/>
          <w:u w:val="single"/>
        </w:rPr>
        <w:t>PP</w:t>
      </w:r>
      <w:r>
        <w:rPr>
          <w:rFonts w:hint="eastAsia"/>
          <w:b/>
          <w:sz w:val="30"/>
          <w:szCs w:val="30"/>
          <w:u w:val="single"/>
        </w:rPr>
        <w:t xml:space="preserve">         </w:t>
      </w:r>
      <w:r w:rsidR="00415B3A">
        <w:rPr>
          <w:b/>
          <w:sz w:val="30"/>
          <w:szCs w:val="30"/>
          <w:u w:val="single"/>
        </w:rPr>
        <w:t xml:space="preserve">  </w:t>
      </w:r>
      <w:r w:rsidR="00137E4F">
        <w:rPr>
          <w:b/>
          <w:sz w:val="30"/>
          <w:szCs w:val="30"/>
          <w:u w:val="single"/>
        </w:rPr>
        <w:t xml:space="preserve">      </w:t>
      </w:r>
      <w:r w:rsidR="00415B3A">
        <w:rPr>
          <w:b/>
          <w:sz w:val="30"/>
          <w:szCs w:val="30"/>
          <w:u w:val="single"/>
        </w:rPr>
        <w:t xml:space="preserve"> </w:t>
      </w:r>
      <w:r>
        <w:rPr>
          <w:rFonts w:hint="eastAsia"/>
          <w:b/>
          <w:sz w:val="30"/>
          <w:szCs w:val="30"/>
          <w:u w:val="single"/>
        </w:rPr>
        <w:t xml:space="preserve"> </w:t>
      </w:r>
      <w:r>
        <w:rPr>
          <w:b/>
          <w:sz w:val="30"/>
          <w:szCs w:val="30"/>
        </w:rPr>
        <w:t xml:space="preserve">           </w:t>
      </w:r>
    </w:p>
    <w:p w14:paraId="76C0106F" w14:textId="0717A868" w:rsidR="00381BD2" w:rsidRDefault="00381BD2" w:rsidP="009F6AE2">
      <w:pPr>
        <w:ind w:leftChars="600" w:left="1260" w:firstLineChars="100" w:firstLine="300"/>
        <w:rPr>
          <w:b/>
          <w:sz w:val="30"/>
          <w:szCs w:val="30"/>
          <w:u w:val="single"/>
        </w:rPr>
      </w:pPr>
      <w:r>
        <w:rPr>
          <w:b/>
          <w:sz w:val="30"/>
          <w:szCs w:val="30"/>
        </w:rPr>
        <w:t xml:space="preserve">  </w:t>
      </w:r>
      <w:r>
        <w:rPr>
          <w:rFonts w:hint="eastAsia"/>
          <w:b/>
          <w:sz w:val="30"/>
          <w:szCs w:val="30"/>
        </w:rPr>
        <w:t>班</w:t>
      </w:r>
      <w:r>
        <w:rPr>
          <w:b/>
          <w:sz w:val="30"/>
          <w:szCs w:val="30"/>
        </w:rPr>
        <w:t xml:space="preserve">    </w:t>
      </w:r>
      <w:r>
        <w:rPr>
          <w:rFonts w:hint="eastAsia"/>
          <w:b/>
          <w:sz w:val="30"/>
          <w:szCs w:val="30"/>
        </w:rPr>
        <w:t>级：</w:t>
      </w:r>
      <w:r>
        <w:rPr>
          <w:b/>
          <w:sz w:val="30"/>
          <w:szCs w:val="30"/>
          <w:u w:val="single"/>
        </w:rPr>
        <w:t xml:space="preserve">    16</w:t>
      </w:r>
      <w:r>
        <w:rPr>
          <w:rFonts w:hint="eastAsia"/>
          <w:b/>
          <w:sz w:val="30"/>
          <w:szCs w:val="30"/>
          <w:u w:val="single"/>
        </w:rPr>
        <w:t>软件工程二班</w:t>
      </w:r>
      <w:r>
        <w:rPr>
          <w:b/>
          <w:sz w:val="30"/>
          <w:szCs w:val="30"/>
          <w:u w:val="single"/>
        </w:rPr>
        <w:t xml:space="preserve">   </w:t>
      </w:r>
      <w:r w:rsidR="00415B3A">
        <w:rPr>
          <w:b/>
          <w:sz w:val="30"/>
          <w:szCs w:val="30"/>
          <w:u w:val="single"/>
        </w:rPr>
        <w:t xml:space="preserve">  </w:t>
      </w:r>
      <w:r w:rsidR="00137E4F">
        <w:rPr>
          <w:b/>
          <w:sz w:val="30"/>
          <w:szCs w:val="30"/>
          <w:u w:val="single"/>
        </w:rPr>
        <w:t xml:space="preserve">      </w:t>
      </w:r>
      <w:r>
        <w:rPr>
          <w:b/>
          <w:sz w:val="30"/>
          <w:szCs w:val="30"/>
          <w:u w:val="single"/>
        </w:rPr>
        <w:t xml:space="preserve"> </w:t>
      </w:r>
      <w:r w:rsidR="009F6AE2">
        <w:rPr>
          <w:b/>
          <w:sz w:val="30"/>
          <w:szCs w:val="30"/>
          <w:u w:val="single"/>
        </w:rPr>
        <w:t xml:space="preserve"> </w:t>
      </w:r>
    </w:p>
    <w:p w14:paraId="49D1BD6B" w14:textId="4B39B6D5" w:rsidR="00137E4F" w:rsidRDefault="00381BD2" w:rsidP="00415B3A">
      <w:pPr>
        <w:rPr>
          <w:b/>
          <w:sz w:val="30"/>
          <w:szCs w:val="30"/>
          <w:u w:val="single"/>
        </w:rPr>
      </w:pPr>
      <w:r>
        <w:rPr>
          <w:b/>
          <w:sz w:val="30"/>
          <w:szCs w:val="30"/>
        </w:rPr>
        <w:t xml:space="preserve">            </w:t>
      </w:r>
      <w:r>
        <w:rPr>
          <w:rFonts w:hint="eastAsia"/>
          <w:b/>
          <w:sz w:val="30"/>
          <w:szCs w:val="30"/>
        </w:rPr>
        <w:t xml:space="preserve">组 </w:t>
      </w:r>
      <w:r>
        <w:rPr>
          <w:b/>
          <w:sz w:val="30"/>
          <w:szCs w:val="30"/>
        </w:rPr>
        <w:t xml:space="preserve">   </w:t>
      </w:r>
      <w:r>
        <w:rPr>
          <w:rFonts w:hint="eastAsia"/>
          <w:b/>
          <w:sz w:val="30"/>
          <w:szCs w:val="30"/>
        </w:rPr>
        <w:t>别：</w:t>
      </w:r>
      <w:r>
        <w:rPr>
          <w:b/>
          <w:sz w:val="30"/>
          <w:szCs w:val="30"/>
        </w:rPr>
        <w:t xml:space="preserve"> </w:t>
      </w:r>
      <w:r>
        <w:rPr>
          <w:b/>
          <w:sz w:val="30"/>
          <w:szCs w:val="30"/>
          <w:u w:val="single"/>
        </w:rPr>
        <w:t xml:space="preserve">     </w:t>
      </w:r>
      <w:r>
        <w:rPr>
          <w:rFonts w:hint="eastAsia"/>
          <w:b/>
          <w:sz w:val="30"/>
          <w:szCs w:val="30"/>
          <w:u w:val="single"/>
        </w:rPr>
        <w:t>第九组</w:t>
      </w:r>
      <w:r>
        <w:rPr>
          <w:b/>
          <w:sz w:val="30"/>
          <w:szCs w:val="30"/>
          <w:u w:val="single"/>
        </w:rPr>
        <w:t xml:space="preserve">           </w:t>
      </w:r>
      <w:r w:rsidR="00137E4F">
        <w:rPr>
          <w:b/>
          <w:sz w:val="30"/>
          <w:szCs w:val="30"/>
          <w:u w:val="single"/>
        </w:rPr>
        <w:t xml:space="preserve">          </w:t>
      </w:r>
    </w:p>
    <w:p w14:paraId="08B1386F" w14:textId="77777777" w:rsidR="009F6AE2" w:rsidRDefault="00137E4F" w:rsidP="00137E4F">
      <w:pPr>
        <w:pStyle w:val="a3"/>
        <w:ind w:left="840" w:firstLine="420"/>
        <w:jc w:val="left"/>
        <w:rPr>
          <w:b/>
          <w:sz w:val="30"/>
          <w:szCs w:val="30"/>
          <w:u w:val="single"/>
        </w:rPr>
      </w:pPr>
      <w:r>
        <w:rPr>
          <w:rFonts w:ascii="文鼎大标宋简" w:eastAsia="文鼎大标宋简" w:hint="eastAsia"/>
          <w:b/>
          <w:bCs/>
          <w:sz w:val="30"/>
        </w:rPr>
        <w:t xml:space="preserve"> </w:t>
      </w:r>
      <w:r>
        <w:rPr>
          <w:rFonts w:ascii="文鼎大标宋简" w:eastAsia="文鼎大标宋简"/>
          <w:b/>
          <w:bCs/>
          <w:sz w:val="30"/>
        </w:rPr>
        <w:t xml:space="preserve">   </w:t>
      </w:r>
      <w:r>
        <w:rPr>
          <w:rFonts w:hint="eastAsia"/>
          <w:b/>
          <w:sz w:val="30"/>
          <w:szCs w:val="30"/>
        </w:rPr>
        <w:t>组</w:t>
      </w:r>
      <w:r>
        <w:rPr>
          <w:rFonts w:hint="eastAsia"/>
          <w:b/>
          <w:sz w:val="30"/>
          <w:szCs w:val="30"/>
        </w:rPr>
        <w:t xml:space="preserve"> </w:t>
      </w:r>
      <w:r>
        <w:rPr>
          <w:b/>
          <w:sz w:val="30"/>
          <w:szCs w:val="30"/>
        </w:rPr>
        <w:t xml:space="preserve">   </w:t>
      </w:r>
      <w:r>
        <w:rPr>
          <w:rFonts w:hint="eastAsia"/>
          <w:b/>
          <w:sz w:val="30"/>
          <w:szCs w:val="30"/>
        </w:rPr>
        <w:t>长：</w:t>
      </w:r>
      <w:r>
        <w:rPr>
          <w:b/>
          <w:sz w:val="30"/>
          <w:szCs w:val="30"/>
        </w:rPr>
        <w:t xml:space="preserve"> </w:t>
      </w:r>
      <w:r>
        <w:rPr>
          <w:b/>
          <w:sz w:val="30"/>
          <w:szCs w:val="30"/>
          <w:u w:val="single"/>
        </w:rPr>
        <w:t xml:space="preserve">   </w:t>
      </w:r>
      <w:r>
        <w:rPr>
          <w:rFonts w:hint="eastAsia"/>
          <w:b/>
          <w:sz w:val="30"/>
          <w:szCs w:val="30"/>
          <w:u w:val="single"/>
        </w:rPr>
        <w:t>1608030225</w:t>
      </w:r>
      <w:r>
        <w:rPr>
          <w:b/>
          <w:sz w:val="30"/>
          <w:szCs w:val="30"/>
          <w:u w:val="single"/>
        </w:rPr>
        <w:t xml:space="preserve"> </w:t>
      </w:r>
      <w:r>
        <w:rPr>
          <w:rFonts w:hint="eastAsia"/>
          <w:b/>
          <w:sz w:val="30"/>
          <w:szCs w:val="30"/>
          <w:u w:val="single"/>
        </w:rPr>
        <w:t>骆松涛</w:t>
      </w:r>
      <w:r>
        <w:rPr>
          <w:rFonts w:hint="eastAsia"/>
          <w:b/>
          <w:sz w:val="30"/>
          <w:szCs w:val="30"/>
          <w:u w:val="single"/>
        </w:rPr>
        <w:t xml:space="preserve"> </w:t>
      </w:r>
      <w:r w:rsidRPr="00137E4F">
        <w:rPr>
          <w:rFonts w:hint="eastAsia"/>
          <w:b/>
          <w:sz w:val="30"/>
          <w:szCs w:val="30"/>
          <w:u w:val="single"/>
        </w:rPr>
        <w:t>订单模块</w:t>
      </w:r>
      <w:r>
        <w:rPr>
          <w:b/>
          <w:sz w:val="30"/>
          <w:szCs w:val="30"/>
          <w:u w:val="single"/>
        </w:rPr>
        <w:t xml:space="preserve">    </w:t>
      </w:r>
    </w:p>
    <w:p w14:paraId="168C47A1" w14:textId="6658DA48" w:rsidR="00BC0930" w:rsidRDefault="009F6AE2" w:rsidP="00137E4F">
      <w:pPr>
        <w:pStyle w:val="a3"/>
        <w:ind w:left="840" w:firstLine="420"/>
        <w:jc w:val="left"/>
        <w:rPr>
          <w:b/>
          <w:sz w:val="30"/>
          <w:szCs w:val="30"/>
          <w:u w:val="single"/>
        </w:rPr>
      </w:pPr>
      <w:r>
        <w:rPr>
          <w:b/>
          <w:sz w:val="30"/>
          <w:szCs w:val="30"/>
        </w:rPr>
        <w:tab/>
        <w:t xml:space="preserve"> </w:t>
      </w:r>
      <w:r>
        <w:rPr>
          <w:rFonts w:hint="eastAsia"/>
          <w:b/>
          <w:sz w:val="30"/>
          <w:szCs w:val="30"/>
        </w:rPr>
        <w:t>指导教师：</w:t>
      </w:r>
      <w:r>
        <w:rPr>
          <w:rFonts w:hint="eastAsia"/>
          <w:b/>
          <w:sz w:val="30"/>
          <w:szCs w:val="30"/>
          <w:u w:val="single"/>
        </w:rPr>
        <w:t xml:space="preserve">                </w:t>
      </w:r>
      <w:r>
        <w:rPr>
          <w:b/>
          <w:sz w:val="30"/>
          <w:szCs w:val="30"/>
          <w:u w:val="single"/>
        </w:rPr>
        <w:t xml:space="preserve">                </w:t>
      </w:r>
      <w:r w:rsidR="00137E4F">
        <w:rPr>
          <w:b/>
          <w:sz w:val="30"/>
          <w:szCs w:val="30"/>
          <w:u w:val="single"/>
        </w:rPr>
        <w:t xml:space="preserve">        </w:t>
      </w:r>
    </w:p>
    <w:p w14:paraId="17ECE19E" w14:textId="6A5F8DC8" w:rsidR="00137E4F" w:rsidRDefault="00137E4F" w:rsidP="00137E4F">
      <w:pPr>
        <w:pStyle w:val="a3"/>
        <w:ind w:left="840" w:firstLine="420"/>
        <w:jc w:val="left"/>
        <w:rPr>
          <w:b/>
          <w:sz w:val="30"/>
          <w:szCs w:val="30"/>
        </w:rPr>
      </w:pPr>
      <w:r w:rsidRPr="00137E4F">
        <w:rPr>
          <w:b/>
          <w:sz w:val="30"/>
          <w:szCs w:val="30"/>
        </w:rPr>
        <w:t>1608030211</w:t>
      </w:r>
      <w:r w:rsidRPr="00137E4F">
        <w:rPr>
          <w:rFonts w:hint="eastAsia"/>
          <w:b/>
          <w:sz w:val="30"/>
          <w:szCs w:val="30"/>
        </w:rPr>
        <w:t>黄鸿图</w:t>
      </w:r>
      <w:r>
        <w:rPr>
          <w:rFonts w:hint="eastAsia"/>
          <w:b/>
          <w:sz w:val="30"/>
          <w:szCs w:val="30"/>
        </w:rPr>
        <w:t xml:space="preserve"> </w:t>
      </w:r>
      <w:r w:rsidRPr="00137E4F">
        <w:rPr>
          <w:rFonts w:hint="eastAsia"/>
          <w:b/>
          <w:sz w:val="30"/>
          <w:szCs w:val="30"/>
        </w:rPr>
        <w:t>商品管理</w:t>
      </w:r>
      <w:r>
        <w:rPr>
          <w:rFonts w:hint="eastAsia"/>
          <w:b/>
          <w:sz w:val="30"/>
          <w:szCs w:val="30"/>
        </w:rPr>
        <w:t>模块</w:t>
      </w:r>
    </w:p>
    <w:p w14:paraId="4CDF053A" w14:textId="476977EC" w:rsidR="00137E4F" w:rsidRDefault="00137E4F" w:rsidP="00137E4F">
      <w:pPr>
        <w:pStyle w:val="a3"/>
        <w:ind w:left="840" w:firstLine="420"/>
        <w:jc w:val="left"/>
        <w:rPr>
          <w:b/>
          <w:sz w:val="30"/>
          <w:szCs w:val="30"/>
        </w:rPr>
      </w:pPr>
      <w:r w:rsidRPr="00137E4F">
        <w:rPr>
          <w:b/>
          <w:sz w:val="30"/>
          <w:szCs w:val="30"/>
        </w:rPr>
        <w:t>1608030211</w:t>
      </w:r>
      <w:r w:rsidRPr="00137E4F">
        <w:rPr>
          <w:rFonts w:hint="eastAsia"/>
          <w:b/>
          <w:sz w:val="30"/>
          <w:szCs w:val="30"/>
        </w:rPr>
        <w:t>郑奕涛</w:t>
      </w:r>
      <w:r>
        <w:rPr>
          <w:rFonts w:hint="eastAsia"/>
          <w:b/>
          <w:sz w:val="30"/>
          <w:szCs w:val="30"/>
        </w:rPr>
        <w:t xml:space="preserve"> </w:t>
      </w:r>
      <w:r w:rsidRPr="00137E4F">
        <w:rPr>
          <w:rFonts w:hint="eastAsia"/>
          <w:b/>
          <w:sz w:val="30"/>
          <w:szCs w:val="30"/>
        </w:rPr>
        <w:t>购物车管理</w:t>
      </w:r>
      <w:r>
        <w:rPr>
          <w:rFonts w:hint="eastAsia"/>
          <w:b/>
          <w:sz w:val="30"/>
          <w:szCs w:val="30"/>
        </w:rPr>
        <w:t>模块</w:t>
      </w:r>
    </w:p>
    <w:p w14:paraId="5E1804F1" w14:textId="77777777" w:rsidR="00137E4F" w:rsidRDefault="00137E4F" w:rsidP="00137E4F">
      <w:pPr>
        <w:pStyle w:val="a3"/>
        <w:ind w:firstLineChars="400" w:firstLine="1205"/>
        <w:jc w:val="left"/>
        <w:rPr>
          <w:b/>
          <w:sz w:val="30"/>
          <w:szCs w:val="30"/>
        </w:rPr>
      </w:pPr>
      <w:r w:rsidRPr="00137E4F">
        <w:rPr>
          <w:b/>
          <w:sz w:val="30"/>
          <w:szCs w:val="30"/>
        </w:rPr>
        <w:t>1608030211</w:t>
      </w:r>
      <w:r w:rsidRPr="00137E4F">
        <w:rPr>
          <w:rFonts w:hint="eastAsia"/>
          <w:b/>
          <w:sz w:val="30"/>
          <w:szCs w:val="30"/>
        </w:rPr>
        <w:t>林韦宏</w:t>
      </w:r>
      <w:r>
        <w:rPr>
          <w:rFonts w:hint="eastAsia"/>
          <w:b/>
          <w:sz w:val="30"/>
          <w:szCs w:val="30"/>
        </w:rPr>
        <w:t xml:space="preserve"> </w:t>
      </w:r>
      <w:r w:rsidRPr="00137E4F">
        <w:rPr>
          <w:rFonts w:hint="eastAsia"/>
          <w:b/>
          <w:sz w:val="30"/>
          <w:szCs w:val="30"/>
        </w:rPr>
        <w:t>登录注册</w:t>
      </w:r>
      <w:r>
        <w:rPr>
          <w:rFonts w:hint="eastAsia"/>
          <w:b/>
          <w:sz w:val="30"/>
          <w:szCs w:val="30"/>
        </w:rPr>
        <w:t>模块、文档</w:t>
      </w:r>
    </w:p>
    <w:p w14:paraId="342A8408" w14:textId="58224FB7" w:rsidR="00137E4F" w:rsidRPr="00137E4F" w:rsidRDefault="00137E4F" w:rsidP="00137E4F">
      <w:pPr>
        <w:pStyle w:val="a3"/>
        <w:ind w:left="840" w:firstLine="420"/>
        <w:jc w:val="left"/>
        <w:rPr>
          <w:b/>
          <w:sz w:val="30"/>
          <w:szCs w:val="30"/>
        </w:rPr>
      </w:pPr>
      <w:r w:rsidRPr="00137E4F">
        <w:rPr>
          <w:b/>
          <w:sz w:val="30"/>
          <w:szCs w:val="30"/>
        </w:rPr>
        <w:t>1608030211</w:t>
      </w:r>
      <w:r w:rsidRPr="00137E4F">
        <w:rPr>
          <w:rFonts w:hint="eastAsia"/>
          <w:b/>
          <w:sz w:val="30"/>
          <w:szCs w:val="30"/>
        </w:rPr>
        <w:t>许沛权</w:t>
      </w:r>
      <w:r>
        <w:rPr>
          <w:rFonts w:hint="eastAsia"/>
          <w:b/>
          <w:sz w:val="30"/>
          <w:szCs w:val="30"/>
        </w:rPr>
        <w:t xml:space="preserve"> </w:t>
      </w:r>
      <w:r w:rsidRPr="00137E4F">
        <w:rPr>
          <w:rFonts w:hint="eastAsia"/>
          <w:b/>
          <w:sz w:val="30"/>
          <w:szCs w:val="30"/>
        </w:rPr>
        <w:t>商家个人信息管理</w:t>
      </w:r>
      <w:r>
        <w:rPr>
          <w:rFonts w:hint="eastAsia"/>
          <w:b/>
          <w:sz w:val="30"/>
          <w:szCs w:val="30"/>
        </w:rPr>
        <w:t>、测试</w:t>
      </w:r>
    </w:p>
    <w:p w14:paraId="3687E58E" w14:textId="6A639A88" w:rsidR="00137E4F" w:rsidRDefault="00137E4F" w:rsidP="00137E4F">
      <w:pPr>
        <w:pStyle w:val="a3"/>
        <w:ind w:firstLineChars="400" w:firstLine="1205"/>
        <w:jc w:val="left"/>
        <w:rPr>
          <w:b/>
          <w:sz w:val="30"/>
          <w:szCs w:val="30"/>
        </w:rPr>
      </w:pPr>
      <w:r w:rsidRPr="00137E4F">
        <w:rPr>
          <w:b/>
          <w:sz w:val="30"/>
          <w:szCs w:val="30"/>
        </w:rPr>
        <w:t>1608030211</w:t>
      </w:r>
      <w:r w:rsidRPr="00137E4F">
        <w:rPr>
          <w:rFonts w:hint="eastAsia"/>
          <w:b/>
          <w:sz w:val="30"/>
          <w:szCs w:val="30"/>
        </w:rPr>
        <w:t>张成文</w:t>
      </w:r>
      <w:r>
        <w:rPr>
          <w:rFonts w:hint="eastAsia"/>
          <w:b/>
          <w:sz w:val="30"/>
          <w:szCs w:val="30"/>
        </w:rPr>
        <w:t xml:space="preserve"> </w:t>
      </w:r>
      <w:r w:rsidRPr="00137E4F">
        <w:rPr>
          <w:rFonts w:hint="eastAsia"/>
          <w:b/>
          <w:sz w:val="30"/>
          <w:szCs w:val="30"/>
        </w:rPr>
        <w:t>用户个人信息管理</w:t>
      </w:r>
      <w:r>
        <w:rPr>
          <w:rFonts w:hint="eastAsia"/>
          <w:b/>
          <w:sz w:val="30"/>
          <w:szCs w:val="30"/>
        </w:rPr>
        <w:t>模块、</w:t>
      </w:r>
      <w:r>
        <w:rPr>
          <w:rFonts w:hint="eastAsia"/>
          <w:b/>
          <w:sz w:val="30"/>
          <w:szCs w:val="30"/>
        </w:rPr>
        <w:t>P</w:t>
      </w:r>
      <w:r>
        <w:rPr>
          <w:b/>
          <w:sz w:val="30"/>
          <w:szCs w:val="30"/>
        </w:rPr>
        <w:t>PT</w:t>
      </w:r>
    </w:p>
    <w:p w14:paraId="4A56DA00" w14:textId="77777777" w:rsidR="00137E4F" w:rsidRPr="00137E4F" w:rsidRDefault="00137E4F" w:rsidP="00137E4F">
      <w:pPr>
        <w:pStyle w:val="a3"/>
        <w:ind w:firstLineChars="400" w:firstLine="1205"/>
        <w:jc w:val="center"/>
        <w:rPr>
          <w:b/>
          <w:sz w:val="30"/>
          <w:szCs w:val="30"/>
        </w:rPr>
      </w:pPr>
    </w:p>
    <w:p w14:paraId="49F77D1F" w14:textId="77777777" w:rsidR="00137E4F" w:rsidRPr="00137E4F" w:rsidRDefault="00137E4F" w:rsidP="00137E4F">
      <w:pPr>
        <w:pStyle w:val="a3"/>
        <w:ind w:left="840" w:firstLine="420"/>
        <w:rPr>
          <w:b/>
          <w:sz w:val="30"/>
          <w:szCs w:val="30"/>
        </w:rPr>
      </w:pPr>
    </w:p>
    <w:p w14:paraId="1EA4BA77" w14:textId="425BC20B" w:rsidR="00BC0930" w:rsidRDefault="00137E4F" w:rsidP="00761C44">
      <w:pPr>
        <w:pStyle w:val="a3"/>
        <w:ind w:left="840" w:firstLine="420"/>
        <w:rPr>
          <w:rFonts w:ascii="文鼎大标宋简" w:eastAsia="文鼎大标宋简"/>
          <w:b/>
          <w:bCs/>
          <w:sz w:val="30"/>
        </w:rPr>
      </w:pPr>
      <w:r>
        <w:rPr>
          <w:b/>
          <w:sz w:val="30"/>
          <w:szCs w:val="30"/>
        </w:rPr>
        <w:tab/>
      </w:r>
      <w:r w:rsidR="00BC0930">
        <w:rPr>
          <w:rFonts w:ascii="文鼎大标宋简" w:eastAsia="文鼎大标宋简" w:hint="eastAsia"/>
          <w:b/>
          <w:bCs/>
          <w:sz w:val="30"/>
        </w:rPr>
        <w:t xml:space="preserve"> </w:t>
      </w:r>
    </w:p>
    <w:p w14:paraId="30922BF1" w14:textId="77777777" w:rsidR="00BC0930" w:rsidRDefault="00BC0930" w:rsidP="00BC0930">
      <w:pPr>
        <w:pStyle w:val="a3"/>
        <w:ind w:firstLineChars="1300" w:firstLine="3915"/>
        <w:jc w:val="left"/>
        <w:rPr>
          <w:rFonts w:ascii="文鼎大标宋简" w:eastAsia="文鼎大标宋简"/>
          <w:b/>
          <w:bCs/>
          <w:sz w:val="30"/>
        </w:rPr>
      </w:pPr>
    </w:p>
    <w:p w14:paraId="72AC85AE" w14:textId="60F2E42F" w:rsidR="00BC0930" w:rsidRDefault="00BC0930" w:rsidP="00BC0930">
      <w:pPr>
        <w:pStyle w:val="a3"/>
        <w:jc w:val="center"/>
        <w:rPr>
          <w:rFonts w:ascii="文鼎大标宋简" w:eastAsia="文鼎大标宋简"/>
          <w:b/>
          <w:bCs/>
          <w:sz w:val="30"/>
        </w:rPr>
      </w:pPr>
      <w:r>
        <w:rPr>
          <w:rFonts w:ascii="文鼎大标宋简" w:eastAsia="文鼎大标宋简" w:hint="eastAsia"/>
          <w:b/>
          <w:bCs/>
          <w:sz w:val="30"/>
        </w:rPr>
        <w:t>201</w:t>
      </w:r>
      <w:r>
        <w:rPr>
          <w:rFonts w:ascii="文鼎大标宋简" w:eastAsia="文鼎大标宋简"/>
          <w:b/>
          <w:bCs/>
          <w:sz w:val="30"/>
        </w:rPr>
        <w:t>9</w:t>
      </w:r>
      <w:r>
        <w:rPr>
          <w:rFonts w:ascii="文鼎大标宋简" w:eastAsia="文鼎大标宋简" w:hint="eastAsia"/>
          <w:b/>
          <w:bCs/>
          <w:sz w:val="30"/>
        </w:rPr>
        <w:t xml:space="preserve"> 年 </w:t>
      </w:r>
      <w:r>
        <w:rPr>
          <w:rFonts w:ascii="文鼎大标宋简" w:eastAsia="文鼎大标宋简"/>
          <w:b/>
          <w:bCs/>
          <w:sz w:val="30"/>
        </w:rPr>
        <w:t>6</w:t>
      </w:r>
      <w:r>
        <w:rPr>
          <w:rFonts w:ascii="文鼎大标宋简" w:eastAsia="文鼎大标宋简" w:hint="eastAsia"/>
          <w:b/>
          <w:bCs/>
          <w:sz w:val="30"/>
        </w:rPr>
        <w:t>月 02 日</w:t>
      </w:r>
    </w:p>
    <w:p w14:paraId="1EC513E8" w14:textId="77777777" w:rsidR="00BC0930" w:rsidRPr="005528EB" w:rsidRDefault="00BC0930" w:rsidP="00BC0930">
      <w:pPr>
        <w:jc w:val="center"/>
        <w:rPr>
          <w:rFonts w:ascii="宋体" w:hAnsi="宋体"/>
          <w:szCs w:val="21"/>
        </w:rPr>
      </w:pPr>
    </w:p>
    <w:p w14:paraId="28876A8C" w14:textId="77777777" w:rsidR="00423640" w:rsidRPr="00BC0930" w:rsidRDefault="00423640" w:rsidP="00BC0930">
      <w:pPr>
        <w:jc w:val="center"/>
      </w:pPr>
    </w:p>
    <w:p w14:paraId="5A648664" w14:textId="77777777" w:rsidR="00423640" w:rsidRDefault="00423640" w:rsidP="00423640">
      <w:pPr>
        <w:jc w:val="center"/>
      </w:pPr>
    </w:p>
    <w:p w14:paraId="437E0CE0" w14:textId="3D129B70" w:rsidR="00423640" w:rsidRDefault="00423640" w:rsidP="00423640">
      <w:pPr>
        <w:jc w:val="center"/>
      </w:pPr>
    </w:p>
    <w:p w14:paraId="5E3D2AF2" w14:textId="3AB68580" w:rsidR="00423640" w:rsidRDefault="00423640" w:rsidP="00423640">
      <w:pPr>
        <w:jc w:val="center"/>
      </w:pPr>
    </w:p>
    <w:p w14:paraId="072C615C" w14:textId="4C9FC270" w:rsidR="00BC0930" w:rsidRDefault="00BC0930" w:rsidP="00423640">
      <w:pPr>
        <w:jc w:val="center"/>
      </w:pPr>
    </w:p>
    <w:p w14:paraId="27F32F7C" w14:textId="377177FF" w:rsidR="00BC0930" w:rsidRDefault="00BC0930" w:rsidP="00423640">
      <w:pPr>
        <w:jc w:val="center"/>
      </w:pPr>
    </w:p>
    <w:p w14:paraId="17154436" w14:textId="25E6858A" w:rsidR="00BC0930" w:rsidRDefault="00BC0930" w:rsidP="00423640">
      <w:pPr>
        <w:jc w:val="center"/>
      </w:pPr>
    </w:p>
    <w:p w14:paraId="179DC245" w14:textId="1A32A151" w:rsidR="00BC0930" w:rsidRDefault="00BC0930" w:rsidP="00423640">
      <w:pPr>
        <w:jc w:val="center"/>
      </w:pPr>
    </w:p>
    <w:p w14:paraId="45599E20" w14:textId="77777777" w:rsidR="00423640" w:rsidRDefault="00423640" w:rsidP="00423640">
      <w:pPr>
        <w:jc w:val="center"/>
      </w:pPr>
    </w:p>
    <w:p w14:paraId="0F339875" w14:textId="77777777" w:rsidR="00423640" w:rsidRDefault="00423640" w:rsidP="00423640">
      <w:pPr>
        <w:jc w:val="center"/>
      </w:pPr>
    </w:p>
    <w:sdt>
      <w:sdtPr>
        <w:rPr>
          <w:rFonts w:asciiTheme="minorHAnsi" w:eastAsiaTheme="minorEastAsia" w:hAnsiTheme="minorHAnsi" w:cstheme="minorBidi"/>
          <w:color w:val="auto"/>
          <w:kern w:val="2"/>
          <w:sz w:val="21"/>
          <w:szCs w:val="22"/>
          <w:lang w:val="zh-TW" w:eastAsia="zh-TW"/>
        </w:rPr>
        <w:id w:val="-760685979"/>
        <w:docPartObj>
          <w:docPartGallery w:val="Table of Contents"/>
          <w:docPartUnique/>
        </w:docPartObj>
      </w:sdtPr>
      <w:sdtEndPr>
        <w:rPr>
          <w:b/>
          <w:bCs/>
        </w:rPr>
      </w:sdtEndPr>
      <w:sdtContent>
        <w:p w14:paraId="67EE2986" w14:textId="48A47CCD" w:rsidR="00F925E1" w:rsidRDefault="00F925E1" w:rsidP="00707E57">
          <w:pPr>
            <w:pStyle w:val="TOC"/>
            <w:jc w:val="center"/>
          </w:pPr>
          <w:r>
            <w:rPr>
              <w:lang w:val="zh-TW" w:eastAsia="zh-TW"/>
            </w:rPr>
            <w:t>目錄</w:t>
          </w:r>
        </w:p>
        <w:p w14:paraId="7AACC1BB" w14:textId="32229B9A" w:rsidR="00186032" w:rsidRDefault="00F925E1">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12374391" w:history="1">
            <w:r w:rsidR="00186032" w:rsidRPr="008E067C">
              <w:rPr>
                <w:rStyle w:val="a6"/>
                <w:noProof/>
              </w:rPr>
              <w:t>一、 引言 </w:t>
            </w:r>
            <w:r w:rsidR="00186032">
              <w:rPr>
                <w:noProof/>
                <w:webHidden/>
              </w:rPr>
              <w:tab/>
            </w:r>
            <w:r w:rsidR="00186032">
              <w:rPr>
                <w:noProof/>
                <w:webHidden/>
              </w:rPr>
              <w:fldChar w:fldCharType="begin"/>
            </w:r>
            <w:r w:rsidR="00186032">
              <w:rPr>
                <w:noProof/>
                <w:webHidden/>
              </w:rPr>
              <w:instrText xml:space="preserve"> PAGEREF _Toc12374391 \h </w:instrText>
            </w:r>
            <w:r w:rsidR="00186032">
              <w:rPr>
                <w:noProof/>
                <w:webHidden/>
              </w:rPr>
            </w:r>
            <w:r w:rsidR="00186032">
              <w:rPr>
                <w:noProof/>
                <w:webHidden/>
              </w:rPr>
              <w:fldChar w:fldCharType="separate"/>
            </w:r>
            <w:r w:rsidR="00186032">
              <w:rPr>
                <w:noProof/>
                <w:webHidden/>
              </w:rPr>
              <w:t>3</w:t>
            </w:r>
            <w:r w:rsidR="00186032">
              <w:rPr>
                <w:noProof/>
                <w:webHidden/>
              </w:rPr>
              <w:fldChar w:fldCharType="end"/>
            </w:r>
          </w:hyperlink>
        </w:p>
        <w:p w14:paraId="509120AA" w14:textId="0C08235B" w:rsidR="00186032" w:rsidRDefault="006127C8">
          <w:pPr>
            <w:pStyle w:val="21"/>
            <w:tabs>
              <w:tab w:val="right" w:leader="dot" w:pos="8296"/>
            </w:tabs>
            <w:rPr>
              <w:rFonts w:cstheme="minorBidi"/>
              <w:noProof/>
              <w:kern w:val="2"/>
              <w:sz w:val="21"/>
            </w:rPr>
          </w:pPr>
          <w:hyperlink w:anchor="_Toc12374392" w:history="1">
            <w:r w:rsidR="00186032" w:rsidRPr="008E067C">
              <w:rPr>
                <w:rStyle w:val="a6"/>
                <w:noProof/>
              </w:rPr>
              <w:t>1. 概述</w:t>
            </w:r>
            <w:r w:rsidR="00186032">
              <w:rPr>
                <w:noProof/>
                <w:webHidden/>
              </w:rPr>
              <w:tab/>
            </w:r>
            <w:r w:rsidR="00186032">
              <w:rPr>
                <w:noProof/>
                <w:webHidden/>
              </w:rPr>
              <w:fldChar w:fldCharType="begin"/>
            </w:r>
            <w:r w:rsidR="00186032">
              <w:rPr>
                <w:noProof/>
                <w:webHidden/>
              </w:rPr>
              <w:instrText xml:space="preserve"> PAGEREF _Toc12374392 \h </w:instrText>
            </w:r>
            <w:r w:rsidR="00186032">
              <w:rPr>
                <w:noProof/>
                <w:webHidden/>
              </w:rPr>
            </w:r>
            <w:r w:rsidR="00186032">
              <w:rPr>
                <w:noProof/>
                <w:webHidden/>
              </w:rPr>
              <w:fldChar w:fldCharType="separate"/>
            </w:r>
            <w:r w:rsidR="00186032">
              <w:rPr>
                <w:noProof/>
                <w:webHidden/>
              </w:rPr>
              <w:t>3</w:t>
            </w:r>
            <w:r w:rsidR="00186032">
              <w:rPr>
                <w:noProof/>
                <w:webHidden/>
              </w:rPr>
              <w:fldChar w:fldCharType="end"/>
            </w:r>
          </w:hyperlink>
        </w:p>
        <w:p w14:paraId="6A9EEBCD" w14:textId="1A2F291D" w:rsidR="00186032" w:rsidRDefault="006127C8">
          <w:pPr>
            <w:pStyle w:val="21"/>
            <w:tabs>
              <w:tab w:val="right" w:leader="dot" w:pos="8296"/>
            </w:tabs>
            <w:rPr>
              <w:rFonts w:cstheme="minorBidi"/>
              <w:noProof/>
              <w:kern w:val="2"/>
              <w:sz w:val="21"/>
            </w:rPr>
          </w:pPr>
          <w:hyperlink w:anchor="_Toc12374393" w:history="1">
            <w:r w:rsidR="00186032" w:rsidRPr="008E067C">
              <w:rPr>
                <w:rStyle w:val="a6"/>
                <w:noProof/>
              </w:rPr>
              <w:t>2. 编写要求</w:t>
            </w:r>
            <w:r w:rsidR="00186032">
              <w:rPr>
                <w:noProof/>
                <w:webHidden/>
              </w:rPr>
              <w:tab/>
            </w:r>
            <w:r w:rsidR="00186032">
              <w:rPr>
                <w:noProof/>
                <w:webHidden/>
              </w:rPr>
              <w:fldChar w:fldCharType="begin"/>
            </w:r>
            <w:r w:rsidR="00186032">
              <w:rPr>
                <w:noProof/>
                <w:webHidden/>
              </w:rPr>
              <w:instrText xml:space="preserve"> PAGEREF _Toc12374393 \h </w:instrText>
            </w:r>
            <w:r w:rsidR="00186032">
              <w:rPr>
                <w:noProof/>
                <w:webHidden/>
              </w:rPr>
            </w:r>
            <w:r w:rsidR="00186032">
              <w:rPr>
                <w:noProof/>
                <w:webHidden/>
              </w:rPr>
              <w:fldChar w:fldCharType="separate"/>
            </w:r>
            <w:r w:rsidR="00186032">
              <w:rPr>
                <w:noProof/>
                <w:webHidden/>
              </w:rPr>
              <w:t>4</w:t>
            </w:r>
            <w:r w:rsidR="00186032">
              <w:rPr>
                <w:noProof/>
                <w:webHidden/>
              </w:rPr>
              <w:fldChar w:fldCharType="end"/>
            </w:r>
          </w:hyperlink>
        </w:p>
        <w:p w14:paraId="6DC913B4" w14:textId="5A94D27A" w:rsidR="00186032" w:rsidRDefault="006127C8">
          <w:pPr>
            <w:pStyle w:val="21"/>
            <w:tabs>
              <w:tab w:val="right" w:leader="dot" w:pos="8296"/>
            </w:tabs>
            <w:rPr>
              <w:rFonts w:cstheme="minorBidi"/>
              <w:noProof/>
              <w:kern w:val="2"/>
              <w:sz w:val="21"/>
            </w:rPr>
          </w:pPr>
          <w:hyperlink w:anchor="_Toc12374394" w:history="1">
            <w:r w:rsidR="00186032" w:rsidRPr="008E067C">
              <w:rPr>
                <w:rStyle w:val="a6"/>
                <w:noProof/>
              </w:rPr>
              <w:t>3. 参考资料</w:t>
            </w:r>
            <w:r w:rsidR="00186032">
              <w:rPr>
                <w:noProof/>
                <w:webHidden/>
              </w:rPr>
              <w:tab/>
            </w:r>
            <w:r w:rsidR="00186032">
              <w:rPr>
                <w:noProof/>
                <w:webHidden/>
              </w:rPr>
              <w:fldChar w:fldCharType="begin"/>
            </w:r>
            <w:r w:rsidR="00186032">
              <w:rPr>
                <w:noProof/>
                <w:webHidden/>
              </w:rPr>
              <w:instrText xml:space="preserve"> PAGEREF _Toc12374394 \h </w:instrText>
            </w:r>
            <w:r w:rsidR="00186032">
              <w:rPr>
                <w:noProof/>
                <w:webHidden/>
              </w:rPr>
            </w:r>
            <w:r w:rsidR="00186032">
              <w:rPr>
                <w:noProof/>
                <w:webHidden/>
              </w:rPr>
              <w:fldChar w:fldCharType="separate"/>
            </w:r>
            <w:r w:rsidR="00186032">
              <w:rPr>
                <w:noProof/>
                <w:webHidden/>
              </w:rPr>
              <w:t>4</w:t>
            </w:r>
            <w:r w:rsidR="00186032">
              <w:rPr>
                <w:noProof/>
                <w:webHidden/>
              </w:rPr>
              <w:fldChar w:fldCharType="end"/>
            </w:r>
          </w:hyperlink>
        </w:p>
        <w:p w14:paraId="5605C05F" w14:textId="70EE9D4A" w:rsidR="00186032" w:rsidRDefault="006127C8">
          <w:pPr>
            <w:pStyle w:val="11"/>
            <w:tabs>
              <w:tab w:val="right" w:leader="dot" w:pos="8296"/>
            </w:tabs>
            <w:rPr>
              <w:rFonts w:cstheme="minorBidi"/>
              <w:noProof/>
              <w:kern w:val="2"/>
              <w:sz w:val="21"/>
            </w:rPr>
          </w:pPr>
          <w:hyperlink w:anchor="_Toc12374395" w:history="1">
            <w:r w:rsidR="00186032" w:rsidRPr="008E067C">
              <w:rPr>
                <w:rStyle w:val="a6"/>
                <w:noProof/>
              </w:rPr>
              <w:t>二、系统分析与总体设计</w:t>
            </w:r>
            <w:r w:rsidR="00186032">
              <w:rPr>
                <w:noProof/>
                <w:webHidden/>
              </w:rPr>
              <w:tab/>
            </w:r>
            <w:r w:rsidR="00186032">
              <w:rPr>
                <w:noProof/>
                <w:webHidden/>
              </w:rPr>
              <w:fldChar w:fldCharType="begin"/>
            </w:r>
            <w:r w:rsidR="00186032">
              <w:rPr>
                <w:noProof/>
                <w:webHidden/>
              </w:rPr>
              <w:instrText xml:space="preserve"> PAGEREF _Toc12374395 \h </w:instrText>
            </w:r>
            <w:r w:rsidR="00186032">
              <w:rPr>
                <w:noProof/>
                <w:webHidden/>
              </w:rPr>
            </w:r>
            <w:r w:rsidR="00186032">
              <w:rPr>
                <w:noProof/>
                <w:webHidden/>
              </w:rPr>
              <w:fldChar w:fldCharType="separate"/>
            </w:r>
            <w:r w:rsidR="00186032">
              <w:rPr>
                <w:noProof/>
                <w:webHidden/>
              </w:rPr>
              <w:t>4</w:t>
            </w:r>
            <w:r w:rsidR="00186032">
              <w:rPr>
                <w:noProof/>
                <w:webHidden/>
              </w:rPr>
              <w:fldChar w:fldCharType="end"/>
            </w:r>
          </w:hyperlink>
        </w:p>
        <w:p w14:paraId="35B1F094" w14:textId="480855BE" w:rsidR="00186032" w:rsidRDefault="006127C8">
          <w:pPr>
            <w:pStyle w:val="21"/>
            <w:tabs>
              <w:tab w:val="right" w:leader="dot" w:pos="8296"/>
            </w:tabs>
            <w:rPr>
              <w:rFonts w:cstheme="minorBidi"/>
              <w:noProof/>
              <w:kern w:val="2"/>
              <w:sz w:val="21"/>
            </w:rPr>
          </w:pPr>
          <w:hyperlink w:anchor="_Toc12374396" w:history="1">
            <w:r w:rsidR="00186032" w:rsidRPr="008E067C">
              <w:rPr>
                <w:rStyle w:val="a6"/>
                <w:noProof/>
              </w:rPr>
              <w:t>1. 系统需求分析</w:t>
            </w:r>
            <w:r w:rsidR="00186032">
              <w:rPr>
                <w:noProof/>
                <w:webHidden/>
              </w:rPr>
              <w:tab/>
            </w:r>
            <w:r w:rsidR="00186032">
              <w:rPr>
                <w:noProof/>
                <w:webHidden/>
              </w:rPr>
              <w:fldChar w:fldCharType="begin"/>
            </w:r>
            <w:r w:rsidR="00186032">
              <w:rPr>
                <w:noProof/>
                <w:webHidden/>
              </w:rPr>
              <w:instrText xml:space="preserve"> PAGEREF _Toc12374396 \h </w:instrText>
            </w:r>
            <w:r w:rsidR="00186032">
              <w:rPr>
                <w:noProof/>
                <w:webHidden/>
              </w:rPr>
            </w:r>
            <w:r w:rsidR="00186032">
              <w:rPr>
                <w:noProof/>
                <w:webHidden/>
              </w:rPr>
              <w:fldChar w:fldCharType="separate"/>
            </w:r>
            <w:r w:rsidR="00186032">
              <w:rPr>
                <w:noProof/>
                <w:webHidden/>
              </w:rPr>
              <w:t>4</w:t>
            </w:r>
            <w:r w:rsidR="00186032">
              <w:rPr>
                <w:noProof/>
                <w:webHidden/>
              </w:rPr>
              <w:fldChar w:fldCharType="end"/>
            </w:r>
          </w:hyperlink>
        </w:p>
        <w:p w14:paraId="06671F1B" w14:textId="5BA8C0A1" w:rsidR="00186032" w:rsidRDefault="006127C8">
          <w:pPr>
            <w:pStyle w:val="21"/>
            <w:tabs>
              <w:tab w:val="right" w:leader="dot" w:pos="8296"/>
            </w:tabs>
            <w:rPr>
              <w:rFonts w:cstheme="minorBidi"/>
              <w:noProof/>
              <w:kern w:val="2"/>
              <w:sz w:val="21"/>
            </w:rPr>
          </w:pPr>
          <w:hyperlink w:anchor="_Toc12374397" w:history="1">
            <w:r w:rsidR="00186032" w:rsidRPr="008E067C">
              <w:rPr>
                <w:rStyle w:val="a6"/>
                <w:noProof/>
              </w:rPr>
              <w:t>2.系统体系结构设计</w:t>
            </w:r>
            <w:r w:rsidR="00186032">
              <w:rPr>
                <w:noProof/>
                <w:webHidden/>
              </w:rPr>
              <w:tab/>
            </w:r>
            <w:r w:rsidR="00186032">
              <w:rPr>
                <w:noProof/>
                <w:webHidden/>
              </w:rPr>
              <w:fldChar w:fldCharType="begin"/>
            </w:r>
            <w:r w:rsidR="00186032">
              <w:rPr>
                <w:noProof/>
                <w:webHidden/>
              </w:rPr>
              <w:instrText xml:space="preserve"> PAGEREF _Toc12374397 \h </w:instrText>
            </w:r>
            <w:r w:rsidR="00186032">
              <w:rPr>
                <w:noProof/>
                <w:webHidden/>
              </w:rPr>
            </w:r>
            <w:r w:rsidR="00186032">
              <w:rPr>
                <w:noProof/>
                <w:webHidden/>
              </w:rPr>
              <w:fldChar w:fldCharType="separate"/>
            </w:r>
            <w:r w:rsidR="00186032">
              <w:rPr>
                <w:noProof/>
                <w:webHidden/>
              </w:rPr>
              <w:t>4</w:t>
            </w:r>
            <w:r w:rsidR="00186032">
              <w:rPr>
                <w:noProof/>
                <w:webHidden/>
              </w:rPr>
              <w:fldChar w:fldCharType="end"/>
            </w:r>
          </w:hyperlink>
        </w:p>
        <w:p w14:paraId="3D211145" w14:textId="628D0592" w:rsidR="00186032" w:rsidRDefault="006127C8">
          <w:pPr>
            <w:pStyle w:val="21"/>
            <w:tabs>
              <w:tab w:val="right" w:leader="dot" w:pos="8296"/>
            </w:tabs>
            <w:rPr>
              <w:rFonts w:cstheme="minorBidi"/>
              <w:noProof/>
              <w:kern w:val="2"/>
              <w:sz w:val="21"/>
            </w:rPr>
          </w:pPr>
          <w:hyperlink w:anchor="_Toc12374398" w:history="1">
            <w:r w:rsidR="00186032" w:rsidRPr="008E067C">
              <w:rPr>
                <w:rStyle w:val="a6"/>
                <w:noProof/>
              </w:rPr>
              <w:t>3. 开发工具的选择</w:t>
            </w:r>
            <w:r w:rsidR="00186032">
              <w:rPr>
                <w:noProof/>
                <w:webHidden/>
              </w:rPr>
              <w:tab/>
            </w:r>
            <w:r w:rsidR="00186032">
              <w:rPr>
                <w:noProof/>
                <w:webHidden/>
              </w:rPr>
              <w:fldChar w:fldCharType="begin"/>
            </w:r>
            <w:r w:rsidR="00186032">
              <w:rPr>
                <w:noProof/>
                <w:webHidden/>
              </w:rPr>
              <w:instrText xml:space="preserve"> PAGEREF _Toc12374398 \h </w:instrText>
            </w:r>
            <w:r w:rsidR="00186032">
              <w:rPr>
                <w:noProof/>
                <w:webHidden/>
              </w:rPr>
            </w:r>
            <w:r w:rsidR="00186032">
              <w:rPr>
                <w:noProof/>
                <w:webHidden/>
              </w:rPr>
              <w:fldChar w:fldCharType="separate"/>
            </w:r>
            <w:r w:rsidR="00186032">
              <w:rPr>
                <w:noProof/>
                <w:webHidden/>
              </w:rPr>
              <w:t>7</w:t>
            </w:r>
            <w:r w:rsidR="00186032">
              <w:rPr>
                <w:noProof/>
                <w:webHidden/>
              </w:rPr>
              <w:fldChar w:fldCharType="end"/>
            </w:r>
          </w:hyperlink>
        </w:p>
        <w:p w14:paraId="38A06254" w14:textId="6DCF8781" w:rsidR="00186032" w:rsidRDefault="006127C8">
          <w:pPr>
            <w:pStyle w:val="21"/>
            <w:tabs>
              <w:tab w:val="right" w:leader="dot" w:pos="8296"/>
            </w:tabs>
            <w:rPr>
              <w:rFonts w:cstheme="minorBidi"/>
              <w:noProof/>
              <w:kern w:val="2"/>
              <w:sz w:val="21"/>
            </w:rPr>
          </w:pPr>
          <w:hyperlink w:anchor="_Toc12374399" w:history="1">
            <w:r w:rsidR="00186032" w:rsidRPr="008E067C">
              <w:rPr>
                <w:rStyle w:val="a6"/>
                <w:noProof/>
              </w:rPr>
              <w:t>4. 开发所需的实用技术</w:t>
            </w:r>
            <w:r w:rsidR="00186032">
              <w:rPr>
                <w:noProof/>
                <w:webHidden/>
              </w:rPr>
              <w:tab/>
            </w:r>
            <w:r w:rsidR="00186032">
              <w:rPr>
                <w:noProof/>
                <w:webHidden/>
              </w:rPr>
              <w:fldChar w:fldCharType="begin"/>
            </w:r>
            <w:r w:rsidR="00186032">
              <w:rPr>
                <w:noProof/>
                <w:webHidden/>
              </w:rPr>
              <w:instrText xml:space="preserve"> PAGEREF _Toc12374399 \h </w:instrText>
            </w:r>
            <w:r w:rsidR="00186032">
              <w:rPr>
                <w:noProof/>
                <w:webHidden/>
              </w:rPr>
            </w:r>
            <w:r w:rsidR="00186032">
              <w:rPr>
                <w:noProof/>
                <w:webHidden/>
              </w:rPr>
              <w:fldChar w:fldCharType="separate"/>
            </w:r>
            <w:r w:rsidR="00186032">
              <w:rPr>
                <w:noProof/>
                <w:webHidden/>
              </w:rPr>
              <w:t>7</w:t>
            </w:r>
            <w:r w:rsidR="00186032">
              <w:rPr>
                <w:noProof/>
                <w:webHidden/>
              </w:rPr>
              <w:fldChar w:fldCharType="end"/>
            </w:r>
          </w:hyperlink>
        </w:p>
        <w:p w14:paraId="7BE8F752" w14:textId="23E7910A" w:rsidR="00186032" w:rsidRDefault="006127C8">
          <w:pPr>
            <w:pStyle w:val="21"/>
            <w:tabs>
              <w:tab w:val="right" w:leader="dot" w:pos="8296"/>
            </w:tabs>
            <w:rPr>
              <w:rFonts w:cstheme="minorBidi"/>
              <w:noProof/>
              <w:kern w:val="2"/>
              <w:sz w:val="21"/>
            </w:rPr>
          </w:pPr>
          <w:hyperlink w:anchor="_Toc12374400" w:history="1">
            <w:r w:rsidR="00186032" w:rsidRPr="008E067C">
              <w:rPr>
                <w:rStyle w:val="a6"/>
                <w:noProof/>
              </w:rPr>
              <w:t>5. 数据库结构设计</w:t>
            </w:r>
            <w:r w:rsidR="00186032">
              <w:rPr>
                <w:noProof/>
                <w:webHidden/>
              </w:rPr>
              <w:tab/>
            </w:r>
            <w:r w:rsidR="00186032">
              <w:rPr>
                <w:noProof/>
                <w:webHidden/>
              </w:rPr>
              <w:fldChar w:fldCharType="begin"/>
            </w:r>
            <w:r w:rsidR="00186032">
              <w:rPr>
                <w:noProof/>
                <w:webHidden/>
              </w:rPr>
              <w:instrText xml:space="preserve"> PAGEREF _Toc12374400 \h </w:instrText>
            </w:r>
            <w:r w:rsidR="00186032">
              <w:rPr>
                <w:noProof/>
                <w:webHidden/>
              </w:rPr>
            </w:r>
            <w:r w:rsidR="00186032">
              <w:rPr>
                <w:noProof/>
                <w:webHidden/>
              </w:rPr>
              <w:fldChar w:fldCharType="separate"/>
            </w:r>
            <w:r w:rsidR="00186032">
              <w:rPr>
                <w:noProof/>
                <w:webHidden/>
              </w:rPr>
              <w:t>7</w:t>
            </w:r>
            <w:r w:rsidR="00186032">
              <w:rPr>
                <w:noProof/>
                <w:webHidden/>
              </w:rPr>
              <w:fldChar w:fldCharType="end"/>
            </w:r>
          </w:hyperlink>
        </w:p>
        <w:p w14:paraId="437ACD18" w14:textId="338350CC" w:rsidR="00186032" w:rsidRDefault="006127C8" w:rsidP="00CF3328">
          <w:pPr>
            <w:pStyle w:val="21"/>
            <w:tabs>
              <w:tab w:val="right" w:leader="dot" w:pos="8296"/>
            </w:tabs>
            <w:rPr>
              <w:rFonts w:cstheme="minorBidi"/>
              <w:noProof/>
              <w:kern w:val="2"/>
              <w:sz w:val="21"/>
            </w:rPr>
          </w:pPr>
          <w:hyperlink w:anchor="_Toc12374401" w:history="1">
            <w:r w:rsidR="00186032" w:rsidRPr="008E067C">
              <w:rPr>
                <w:rStyle w:val="a6"/>
                <w:noProof/>
              </w:rPr>
              <w:t>6. 系统模块界面设计</w:t>
            </w:r>
            <w:r w:rsidR="00186032">
              <w:rPr>
                <w:noProof/>
                <w:webHidden/>
              </w:rPr>
              <w:tab/>
            </w:r>
            <w:r w:rsidR="00186032">
              <w:rPr>
                <w:noProof/>
                <w:webHidden/>
              </w:rPr>
              <w:fldChar w:fldCharType="begin"/>
            </w:r>
            <w:r w:rsidR="00186032">
              <w:rPr>
                <w:noProof/>
                <w:webHidden/>
              </w:rPr>
              <w:instrText xml:space="preserve"> PAGEREF _Toc12374401 \h </w:instrText>
            </w:r>
            <w:r w:rsidR="00186032">
              <w:rPr>
                <w:noProof/>
                <w:webHidden/>
              </w:rPr>
            </w:r>
            <w:r w:rsidR="00186032">
              <w:rPr>
                <w:noProof/>
                <w:webHidden/>
              </w:rPr>
              <w:fldChar w:fldCharType="separate"/>
            </w:r>
            <w:r w:rsidR="00186032">
              <w:rPr>
                <w:noProof/>
                <w:webHidden/>
              </w:rPr>
              <w:t>7</w:t>
            </w:r>
            <w:r w:rsidR="00186032">
              <w:rPr>
                <w:noProof/>
                <w:webHidden/>
              </w:rPr>
              <w:fldChar w:fldCharType="end"/>
            </w:r>
          </w:hyperlink>
        </w:p>
        <w:p w14:paraId="591AF3E0" w14:textId="381307F7" w:rsidR="00186032" w:rsidRDefault="006127C8">
          <w:pPr>
            <w:pStyle w:val="11"/>
            <w:tabs>
              <w:tab w:val="right" w:leader="dot" w:pos="8296"/>
            </w:tabs>
            <w:rPr>
              <w:rFonts w:cstheme="minorBidi"/>
              <w:noProof/>
              <w:kern w:val="2"/>
              <w:sz w:val="21"/>
            </w:rPr>
          </w:pPr>
          <w:hyperlink w:anchor="_Toc12374403" w:history="1">
            <w:r w:rsidR="00186032" w:rsidRPr="008E067C">
              <w:rPr>
                <w:rStyle w:val="a6"/>
                <w:noProof/>
              </w:rPr>
              <w:t>三、 系统运行环境</w:t>
            </w:r>
            <w:r w:rsidR="00186032">
              <w:rPr>
                <w:noProof/>
                <w:webHidden/>
              </w:rPr>
              <w:tab/>
            </w:r>
            <w:r w:rsidR="00186032">
              <w:rPr>
                <w:noProof/>
                <w:webHidden/>
              </w:rPr>
              <w:fldChar w:fldCharType="begin"/>
            </w:r>
            <w:r w:rsidR="00186032">
              <w:rPr>
                <w:noProof/>
                <w:webHidden/>
              </w:rPr>
              <w:instrText xml:space="preserve"> PAGEREF _Toc12374403 \h </w:instrText>
            </w:r>
            <w:r w:rsidR="00186032">
              <w:rPr>
                <w:noProof/>
                <w:webHidden/>
              </w:rPr>
            </w:r>
            <w:r w:rsidR="00186032">
              <w:rPr>
                <w:noProof/>
                <w:webHidden/>
              </w:rPr>
              <w:fldChar w:fldCharType="separate"/>
            </w:r>
            <w:r w:rsidR="00186032">
              <w:rPr>
                <w:noProof/>
                <w:webHidden/>
              </w:rPr>
              <w:t>7</w:t>
            </w:r>
            <w:r w:rsidR="00186032">
              <w:rPr>
                <w:noProof/>
                <w:webHidden/>
              </w:rPr>
              <w:fldChar w:fldCharType="end"/>
            </w:r>
          </w:hyperlink>
        </w:p>
        <w:p w14:paraId="7A0AB043" w14:textId="6C05CC9E" w:rsidR="00186032" w:rsidRDefault="006127C8">
          <w:pPr>
            <w:pStyle w:val="11"/>
            <w:tabs>
              <w:tab w:val="right" w:leader="dot" w:pos="8296"/>
            </w:tabs>
            <w:rPr>
              <w:rFonts w:cstheme="minorBidi"/>
              <w:noProof/>
              <w:kern w:val="2"/>
              <w:sz w:val="21"/>
            </w:rPr>
          </w:pPr>
          <w:hyperlink w:anchor="_Toc12374404" w:history="1">
            <w:r w:rsidR="00186032" w:rsidRPr="008E067C">
              <w:rPr>
                <w:rStyle w:val="a6"/>
                <w:noProof/>
              </w:rPr>
              <w:t>四、 测试方案</w:t>
            </w:r>
            <w:r w:rsidR="00186032">
              <w:rPr>
                <w:noProof/>
                <w:webHidden/>
              </w:rPr>
              <w:tab/>
            </w:r>
            <w:r w:rsidR="00186032">
              <w:rPr>
                <w:noProof/>
                <w:webHidden/>
              </w:rPr>
              <w:fldChar w:fldCharType="begin"/>
            </w:r>
            <w:r w:rsidR="00186032">
              <w:rPr>
                <w:noProof/>
                <w:webHidden/>
              </w:rPr>
              <w:instrText xml:space="preserve"> PAGEREF _Toc12374404 \h </w:instrText>
            </w:r>
            <w:r w:rsidR="00186032">
              <w:rPr>
                <w:noProof/>
                <w:webHidden/>
              </w:rPr>
            </w:r>
            <w:r w:rsidR="00186032">
              <w:rPr>
                <w:noProof/>
                <w:webHidden/>
              </w:rPr>
              <w:fldChar w:fldCharType="separate"/>
            </w:r>
            <w:r w:rsidR="00186032">
              <w:rPr>
                <w:noProof/>
                <w:webHidden/>
              </w:rPr>
              <w:t>7</w:t>
            </w:r>
            <w:r w:rsidR="00186032">
              <w:rPr>
                <w:noProof/>
                <w:webHidden/>
              </w:rPr>
              <w:fldChar w:fldCharType="end"/>
            </w:r>
          </w:hyperlink>
        </w:p>
        <w:p w14:paraId="0718FD05" w14:textId="74054A8D" w:rsidR="00186032" w:rsidRDefault="006127C8">
          <w:pPr>
            <w:pStyle w:val="11"/>
            <w:tabs>
              <w:tab w:val="right" w:leader="dot" w:pos="8296"/>
            </w:tabs>
            <w:rPr>
              <w:rFonts w:cstheme="minorBidi"/>
              <w:noProof/>
              <w:kern w:val="2"/>
              <w:sz w:val="21"/>
            </w:rPr>
          </w:pPr>
          <w:hyperlink w:anchor="_Toc12374405" w:history="1">
            <w:r w:rsidR="00186032" w:rsidRPr="008E067C">
              <w:rPr>
                <w:rStyle w:val="a6"/>
                <w:noProof/>
              </w:rPr>
              <w:t>五、 总结</w:t>
            </w:r>
            <w:r w:rsidR="00186032">
              <w:rPr>
                <w:noProof/>
                <w:webHidden/>
              </w:rPr>
              <w:tab/>
            </w:r>
            <w:r w:rsidR="00186032">
              <w:rPr>
                <w:noProof/>
                <w:webHidden/>
              </w:rPr>
              <w:fldChar w:fldCharType="begin"/>
            </w:r>
            <w:r w:rsidR="00186032">
              <w:rPr>
                <w:noProof/>
                <w:webHidden/>
              </w:rPr>
              <w:instrText xml:space="preserve"> PAGEREF _Toc12374405 \h </w:instrText>
            </w:r>
            <w:r w:rsidR="00186032">
              <w:rPr>
                <w:noProof/>
                <w:webHidden/>
              </w:rPr>
            </w:r>
            <w:r w:rsidR="00186032">
              <w:rPr>
                <w:noProof/>
                <w:webHidden/>
              </w:rPr>
              <w:fldChar w:fldCharType="separate"/>
            </w:r>
            <w:r w:rsidR="00186032">
              <w:rPr>
                <w:noProof/>
                <w:webHidden/>
              </w:rPr>
              <w:t>7</w:t>
            </w:r>
            <w:r w:rsidR="00186032">
              <w:rPr>
                <w:noProof/>
                <w:webHidden/>
              </w:rPr>
              <w:fldChar w:fldCharType="end"/>
            </w:r>
          </w:hyperlink>
        </w:p>
        <w:p w14:paraId="36BBEA99" w14:textId="0EF2261C" w:rsidR="00F925E1" w:rsidRDefault="00F925E1" w:rsidP="00707E57">
          <w:pPr>
            <w:jc w:val="center"/>
          </w:pPr>
          <w:r>
            <w:rPr>
              <w:b/>
              <w:bCs/>
              <w:lang w:val="zh-TW" w:eastAsia="zh-TW"/>
            </w:rPr>
            <w:fldChar w:fldCharType="end"/>
          </w:r>
        </w:p>
      </w:sdtContent>
    </w:sdt>
    <w:p w14:paraId="0D48B4DF" w14:textId="60BC744A" w:rsidR="00423640" w:rsidRDefault="00423640" w:rsidP="00423640">
      <w:pPr>
        <w:jc w:val="center"/>
        <w:rPr>
          <w:rFonts w:eastAsia="PMingLiU"/>
          <w:lang w:eastAsia="zh-TW"/>
        </w:rPr>
      </w:pPr>
    </w:p>
    <w:p w14:paraId="38C63697" w14:textId="2729146D" w:rsidR="00BC0930" w:rsidRDefault="00BC0930" w:rsidP="00423640">
      <w:pPr>
        <w:jc w:val="center"/>
        <w:rPr>
          <w:rFonts w:eastAsia="PMingLiU"/>
          <w:lang w:eastAsia="zh-TW"/>
        </w:rPr>
      </w:pPr>
    </w:p>
    <w:p w14:paraId="6E015DB4" w14:textId="4574C6DD" w:rsidR="00BC0930" w:rsidRDefault="00BC0930" w:rsidP="00423640">
      <w:pPr>
        <w:jc w:val="center"/>
        <w:rPr>
          <w:rFonts w:eastAsia="PMingLiU"/>
          <w:lang w:eastAsia="zh-TW"/>
        </w:rPr>
      </w:pPr>
    </w:p>
    <w:p w14:paraId="2BFDEB85" w14:textId="474121FC" w:rsidR="00BC0930" w:rsidRDefault="00BC0930" w:rsidP="00423640">
      <w:pPr>
        <w:jc w:val="center"/>
        <w:rPr>
          <w:rFonts w:eastAsia="PMingLiU"/>
          <w:lang w:eastAsia="zh-TW"/>
        </w:rPr>
      </w:pPr>
    </w:p>
    <w:p w14:paraId="28C1A421" w14:textId="27C248D3" w:rsidR="00BC0930" w:rsidRDefault="00BC0930" w:rsidP="00423640">
      <w:pPr>
        <w:jc w:val="center"/>
        <w:rPr>
          <w:rFonts w:eastAsia="PMingLiU"/>
          <w:lang w:eastAsia="zh-TW"/>
        </w:rPr>
      </w:pPr>
    </w:p>
    <w:p w14:paraId="6370A163" w14:textId="72EC51E4" w:rsidR="00BC0930" w:rsidRDefault="00BC0930" w:rsidP="00423640">
      <w:pPr>
        <w:jc w:val="center"/>
        <w:rPr>
          <w:rFonts w:eastAsia="PMingLiU"/>
          <w:lang w:eastAsia="zh-TW"/>
        </w:rPr>
      </w:pPr>
    </w:p>
    <w:p w14:paraId="6F0E8C7D" w14:textId="1C309092" w:rsidR="00BC0930" w:rsidRDefault="00BC0930" w:rsidP="00423640">
      <w:pPr>
        <w:jc w:val="center"/>
        <w:rPr>
          <w:rFonts w:eastAsia="PMingLiU"/>
          <w:lang w:eastAsia="zh-TW"/>
        </w:rPr>
      </w:pPr>
    </w:p>
    <w:p w14:paraId="0E26FFF1" w14:textId="09357E4C" w:rsidR="00BC0930" w:rsidRDefault="00BC0930" w:rsidP="00423640">
      <w:pPr>
        <w:jc w:val="center"/>
        <w:rPr>
          <w:rFonts w:eastAsia="PMingLiU"/>
          <w:lang w:eastAsia="zh-TW"/>
        </w:rPr>
      </w:pPr>
    </w:p>
    <w:p w14:paraId="486A442B" w14:textId="468ECE48" w:rsidR="00BC0930" w:rsidRPr="00BC0930" w:rsidRDefault="00BC0930" w:rsidP="00BC0930">
      <w:pPr>
        <w:jc w:val="left"/>
        <w:rPr>
          <w:sz w:val="30"/>
          <w:szCs w:val="30"/>
          <w:lang w:eastAsia="zh-TW"/>
        </w:rPr>
      </w:pPr>
    </w:p>
    <w:p w14:paraId="45D190F9" w14:textId="65C3DA29" w:rsidR="00BC0930" w:rsidRPr="00BC0930" w:rsidRDefault="00BC0930" w:rsidP="00707E57">
      <w:pPr>
        <w:pStyle w:val="1"/>
      </w:pPr>
      <w:bookmarkStart w:id="0" w:name="_Toc12374391"/>
      <w:r w:rsidRPr="00BC0930">
        <w:rPr>
          <w:rFonts w:hint="eastAsia"/>
        </w:rPr>
        <w:lastRenderedPageBreak/>
        <w:t>一、</w:t>
      </w:r>
      <w:r w:rsidRPr="00BC0930">
        <w:t> 引言 </w:t>
      </w:r>
      <w:bookmarkEnd w:id="0"/>
    </w:p>
    <w:p w14:paraId="25954A83" w14:textId="6B58417A" w:rsidR="00BC0930" w:rsidRPr="00BC0930" w:rsidRDefault="00BC0930" w:rsidP="00BC0930">
      <w:pPr>
        <w:jc w:val="left"/>
        <w:rPr>
          <w:rFonts w:ascii="黑体" w:eastAsia="黑体"/>
          <w:kern w:val="44"/>
          <w:sz w:val="30"/>
          <w:szCs w:val="30"/>
        </w:rPr>
      </w:pPr>
      <w:r w:rsidRPr="00BC0930">
        <w:rPr>
          <w:rFonts w:ascii="黑体" w:eastAsia="黑体" w:hint="eastAsia"/>
          <w:kern w:val="44"/>
          <w:sz w:val="30"/>
          <w:szCs w:val="30"/>
        </w:rPr>
        <w:t xml:space="preserve"> </w:t>
      </w:r>
    </w:p>
    <w:p w14:paraId="5056C3AA" w14:textId="087B1DA7" w:rsidR="00BC0930" w:rsidRDefault="00BC0930" w:rsidP="00707E57">
      <w:pPr>
        <w:pStyle w:val="2"/>
      </w:pPr>
      <w:bookmarkStart w:id="1" w:name="_Toc12374392"/>
      <w:r w:rsidRPr="00BC0930">
        <w:t>1. 概述</w:t>
      </w:r>
      <w:bookmarkEnd w:id="1"/>
    </w:p>
    <w:p w14:paraId="762D5007" w14:textId="77777777" w:rsidR="00BC0930" w:rsidRDefault="00BC0930" w:rsidP="00BC0930">
      <w:pPr>
        <w:jc w:val="left"/>
        <w:rPr>
          <w:rFonts w:ascii="黑体" w:eastAsia="黑体"/>
          <w:kern w:val="44"/>
          <w:sz w:val="30"/>
          <w:szCs w:val="30"/>
        </w:rPr>
      </w:pPr>
    </w:p>
    <w:p w14:paraId="5A6D3D76" w14:textId="4500660F" w:rsidR="00BC0930" w:rsidRDefault="005A5992" w:rsidP="00BC0930">
      <w:pPr>
        <w:ind w:left="420" w:firstLine="420"/>
        <w:jc w:val="left"/>
        <w:rPr>
          <w:rFonts w:asciiTheme="minorEastAsia" w:hAnsiTheme="minorEastAsia"/>
          <w:szCs w:val="21"/>
        </w:rPr>
      </w:pPr>
      <w:r>
        <w:rPr>
          <w:rFonts w:asciiTheme="minorEastAsia" w:hAnsiTheme="minorEastAsia" w:hint="eastAsia"/>
          <w:szCs w:val="21"/>
        </w:rPr>
        <w:t>网上商城</w:t>
      </w:r>
      <w:r w:rsidR="00BC0930" w:rsidRPr="00BC0930">
        <w:rPr>
          <w:rFonts w:eastAsia="PMingLiU" w:hint="eastAsia"/>
          <w:szCs w:val="21"/>
        </w:rPr>
        <w:t>是一个前景广阔而又竞争激烈的行业。</w:t>
      </w:r>
      <w:r>
        <w:rPr>
          <w:rFonts w:asciiTheme="minorEastAsia" w:hAnsiTheme="minorEastAsia" w:hint="eastAsia"/>
          <w:szCs w:val="21"/>
        </w:rPr>
        <w:t>随着互联网的</w:t>
      </w:r>
      <w:r w:rsidR="00BC0930" w:rsidRPr="00BC0930">
        <w:rPr>
          <w:rFonts w:eastAsia="PMingLiU" w:hint="eastAsia"/>
          <w:szCs w:val="21"/>
        </w:rPr>
        <w:t>迅速发展，已经成为一个具有相当规模的产业。</w:t>
      </w:r>
      <w:r>
        <w:rPr>
          <w:rFonts w:asciiTheme="minorEastAsia" w:hAnsiTheme="minorEastAsia" w:hint="eastAsia"/>
          <w:szCs w:val="21"/>
        </w:rPr>
        <w:t>随着人们生活水平的的提高，对物质要求也越来越高，实体店已经满足不了人们的需求，但需要购买更多的物品在空间的要求上比较大，于是网上购物逐渐成为了主流。网上商城可以为人们提供便捷，安全的要求，种类多，品牌多，广泛的商品供人们查看与购买，无限降低空间的限制，随心所欲的购买来自天南海北的</w:t>
      </w:r>
      <w:r w:rsidR="000C04E4">
        <w:rPr>
          <w:rFonts w:asciiTheme="minorEastAsia" w:hAnsiTheme="minorEastAsia" w:hint="eastAsia"/>
          <w:szCs w:val="21"/>
        </w:rPr>
        <w:t>商品，提高物质需求，是一款顺应潮流的购物A</w:t>
      </w:r>
      <w:r w:rsidR="000C04E4">
        <w:rPr>
          <w:rFonts w:asciiTheme="minorEastAsia" w:hAnsiTheme="minorEastAsia"/>
          <w:szCs w:val="21"/>
        </w:rPr>
        <w:t>PP</w:t>
      </w:r>
      <w:r w:rsidR="000C04E4">
        <w:rPr>
          <w:rFonts w:asciiTheme="minorEastAsia" w:hAnsiTheme="minorEastAsia" w:hint="eastAsia"/>
          <w:szCs w:val="21"/>
        </w:rPr>
        <w:t>。</w:t>
      </w:r>
    </w:p>
    <w:p w14:paraId="3B583381" w14:textId="41C44955" w:rsidR="00A75C75" w:rsidRDefault="00A75C75" w:rsidP="00BC0930">
      <w:pPr>
        <w:ind w:left="420" w:firstLine="420"/>
        <w:jc w:val="left"/>
        <w:rPr>
          <w:szCs w:val="21"/>
        </w:rPr>
      </w:pPr>
      <w:r w:rsidRPr="00A75C75">
        <w:rPr>
          <w:rFonts w:hint="eastAsia"/>
          <w:szCs w:val="21"/>
        </w:rPr>
        <w:t>在网络信息时代快速发展的今天，市场的格局已发生变化，很多消费者的购物观念已经发生了变化，想更加快捷方便。因此本系统在这样的社会环境下进行开发的。本系统实现利用网络</w:t>
      </w:r>
      <w:r w:rsidRPr="00A75C75">
        <w:rPr>
          <w:szCs w:val="21"/>
        </w:rPr>
        <w:t>,实现网上购物，为广大的消费者提供的方便的购物方式。“网上购物系统”的开发，极好的满足了广大消费者的购物需要。</w:t>
      </w:r>
    </w:p>
    <w:p w14:paraId="75673E88" w14:textId="14D6D362" w:rsidR="00BC0930" w:rsidRPr="005A5992" w:rsidRDefault="00BC0930" w:rsidP="00BC0930">
      <w:pPr>
        <w:ind w:firstLine="420"/>
        <w:jc w:val="left"/>
        <w:rPr>
          <w:szCs w:val="21"/>
        </w:rPr>
      </w:pPr>
    </w:p>
    <w:p w14:paraId="10780057" w14:textId="66B1C3BF" w:rsidR="00BC0930" w:rsidRDefault="00BC0930" w:rsidP="00BC0930">
      <w:pPr>
        <w:ind w:firstLine="420"/>
        <w:jc w:val="left"/>
        <w:rPr>
          <w:szCs w:val="21"/>
        </w:rPr>
      </w:pPr>
    </w:p>
    <w:p w14:paraId="4CAF74CA" w14:textId="022053A3" w:rsidR="00BC0930" w:rsidRDefault="00BC0930" w:rsidP="00BC0930">
      <w:pPr>
        <w:ind w:firstLine="420"/>
        <w:jc w:val="left"/>
        <w:rPr>
          <w:szCs w:val="21"/>
        </w:rPr>
      </w:pPr>
    </w:p>
    <w:p w14:paraId="7D86F436" w14:textId="223E2623" w:rsidR="00BC0930" w:rsidRDefault="00BC0930" w:rsidP="00707E57">
      <w:pPr>
        <w:pStyle w:val="2"/>
        <w:rPr>
          <w:szCs w:val="21"/>
        </w:rPr>
      </w:pPr>
      <w:bookmarkStart w:id="2" w:name="_Toc12374393"/>
      <w:r w:rsidRPr="00BC0930">
        <w:t>2. 编写要求</w:t>
      </w:r>
      <w:r w:rsidRPr="00BC0930">
        <w:rPr>
          <w:szCs w:val="21"/>
        </w:rPr>
        <w:t> </w:t>
      </w:r>
      <w:bookmarkEnd w:id="2"/>
    </w:p>
    <w:p w14:paraId="4549C18A" w14:textId="3E84E835" w:rsidR="00A75C75" w:rsidRPr="00A75C75" w:rsidRDefault="00A75C75" w:rsidP="00A75C75">
      <w:pPr>
        <w:ind w:firstLineChars="200" w:firstLine="420"/>
      </w:pPr>
      <w:r w:rsidRPr="00A75C75">
        <w:rPr>
          <w:rFonts w:hint="eastAsia"/>
        </w:rPr>
        <w:t>本文档对《网上购物系统》（以下简称本程序）的用户需求进行说明，为了让开发方与用户取得共识，降低和避免因双方交流问题而产生的需求变更。同时为了让项目开发人员更好的了解用户的真正需要，设计和开发出符合用户要求规范的软件产品。</w:t>
      </w:r>
    </w:p>
    <w:p w14:paraId="6FC14EBB" w14:textId="3A090E6C" w:rsidR="00BC0930" w:rsidRPr="00BC0930" w:rsidRDefault="00BC0930" w:rsidP="00BC0930">
      <w:pPr>
        <w:jc w:val="left"/>
        <w:rPr>
          <w:szCs w:val="21"/>
        </w:rPr>
      </w:pPr>
    </w:p>
    <w:p w14:paraId="2BE8B77B" w14:textId="44207CBF" w:rsidR="00BC0930" w:rsidRDefault="00BC0930" w:rsidP="00BC0930">
      <w:pPr>
        <w:ind w:firstLineChars="200" w:firstLine="420"/>
        <w:jc w:val="left"/>
        <w:rPr>
          <w:szCs w:val="21"/>
        </w:rPr>
      </w:pPr>
      <w:r w:rsidRPr="00BC0930">
        <w:rPr>
          <w:rFonts w:hint="eastAsia"/>
          <w:szCs w:val="21"/>
        </w:rPr>
        <w:t>系统内容：</w:t>
      </w:r>
      <w:r w:rsidR="000C04E4">
        <w:rPr>
          <w:rFonts w:hint="eastAsia"/>
          <w:szCs w:val="21"/>
        </w:rPr>
        <w:t>网上购物商城</w:t>
      </w:r>
      <w:r w:rsidRPr="00BC0930">
        <w:rPr>
          <w:rFonts w:hint="eastAsia"/>
          <w:szCs w:val="21"/>
        </w:rPr>
        <w:t>系统</w:t>
      </w:r>
      <w:r w:rsidRPr="00BC0930">
        <w:rPr>
          <w:szCs w:val="21"/>
        </w:rPr>
        <w:t> </w:t>
      </w:r>
    </w:p>
    <w:p w14:paraId="68324931" w14:textId="5648AE8C" w:rsidR="00BC0930" w:rsidRDefault="00BC0930" w:rsidP="00BC0930">
      <w:pPr>
        <w:ind w:firstLine="420"/>
        <w:jc w:val="left"/>
        <w:rPr>
          <w:szCs w:val="21"/>
        </w:rPr>
      </w:pPr>
      <w:r w:rsidRPr="00BC0930">
        <w:rPr>
          <w:szCs w:val="21"/>
        </w:rPr>
        <w:t>系统名称：</w:t>
      </w:r>
      <w:r w:rsidR="00A46ECB">
        <w:rPr>
          <w:rFonts w:hint="eastAsia"/>
          <w:szCs w:val="21"/>
        </w:rPr>
        <w:t>商城</w:t>
      </w:r>
      <w:r w:rsidRPr="00BC0930">
        <w:rPr>
          <w:szCs w:val="21"/>
        </w:rPr>
        <w:t> </w:t>
      </w:r>
    </w:p>
    <w:p w14:paraId="7B96C71E" w14:textId="2F9E0310" w:rsidR="00BC0930" w:rsidRDefault="00BC0930" w:rsidP="00BC0930">
      <w:pPr>
        <w:ind w:firstLine="420"/>
        <w:jc w:val="left"/>
        <w:rPr>
          <w:szCs w:val="21"/>
        </w:rPr>
      </w:pPr>
      <w:r w:rsidRPr="00BC0930">
        <w:rPr>
          <w:szCs w:val="21"/>
        </w:rPr>
        <w:t>系统架构：</w:t>
      </w:r>
      <w:r w:rsidR="00F07C66">
        <w:rPr>
          <w:rFonts w:hint="eastAsia"/>
          <w:szCs w:val="21"/>
        </w:rPr>
        <w:t>s</w:t>
      </w:r>
      <w:r w:rsidR="00945211">
        <w:rPr>
          <w:szCs w:val="21"/>
        </w:rPr>
        <w:t xml:space="preserve"> </w:t>
      </w:r>
      <w:r w:rsidR="00F07C66">
        <w:rPr>
          <w:rFonts w:hint="eastAsia"/>
          <w:szCs w:val="21"/>
        </w:rPr>
        <w:t>s</w:t>
      </w:r>
      <w:r w:rsidR="00945211">
        <w:rPr>
          <w:szCs w:val="21"/>
        </w:rPr>
        <w:t xml:space="preserve"> </w:t>
      </w:r>
      <w:r w:rsidR="00F07C66">
        <w:rPr>
          <w:rFonts w:hint="eastAsia"/>
          <w:szCs w:val="21"/>
        </w:rPr>
        <w:t>m</w:t>
      </w:r>
      <w:r w:rsidR="00945211">
        <w:rPr>
          <w:szCs w:val="21"/>
        </w:rPr>
        <w:t xml:space="preserve"> </w:t>
      </w:r>
      <w:r w:rsidR="00F07C66">
        <w:rPr>
          <w:rFonts w:hint="eastAsia"/>
          <w:szCs w:val="21"/>
        </w:rPr>
        <w:t>+</w:t>
      </w:r>
      <w:r w:rsidR="00945211">
        <w:rPr>
          <w:szCs w:val="21"/>
        </w:rPr>
        <w:t xml:space="preserve"> </w:t>
      </w:r>
      <w:r w:rsidR="00F07C66">
        <w:rPr>
          <w:rFonts w:hint="eastAsia"/>
          <w:szCs w:val="21"/>
        </w:rPr>
        <w:t>android</w:t>
      </w:r>
    </w:p>
    <w:p w14:paraId="5974887A" w14:textId="798F9F22" w:rsidR="00BC0930" w:rsidRDefault="00BC0930" w:rsidP="00BC0930">
      <w:pPr>
        <w:ind w:leftChars="200" w:left="1890" w:hangingChars="700" w:hanging="1470"/>
        <w:jc w:val="left"/>
        <w:rPr>
          <w:szCs w:val="21"/>
        </w:rPr>
      </w:pPr>
      <w:r w:rsidRPr="00BC0930">
        <w:rPr>
          <w:rFonts w:hint="eastAsia"/>
          <w:szCs w:val="21"/>
        </w:rPr>
        <w:t>需求分析部分：针对于</w:t>
      </w:r>
      <w:r w:rsidR="000C04E4">
        <w:rPr>
          <w:rFonts w:hint="eastAsia"/>
          <w:szCs w:val="21"/>
        </w:rPr>
        <w:t>查看商品，购买商品，付款，售后服务，订单查看，用户个人信息，商品管理信息等功能</w:t>
      </w:r>
    </w:p>
    <w:p w14:paraId="18091507" w14:textId="77777777" w:rsidR="00BC0930" w:rsidRPr="00BC0930" w:rsidRDefault="00BC0930" w:rsidP="00BC0930">
      <w:pPr>
        <w:ind w:firstLine="420"/>
        <w:jc w:val="left"/>
        <w:rPr>
          <w:szCs w:val="21"/>
        </w:rPr>
      </w:pPr>
      <w:r w:rsidRPr="00BC0930">
        <w:rPr>
          <w:rFonts w:hint="eastAsia"/>
          <w:szCs w:val="21"/>
        </w:rPr>
        <w:t>系统设计部分：概念模型（</w:t>
      </w:r>
      <w:r w:rsidRPr="00BC0930">
        <w:rPr>
          <w:szCs w:val="21"/>
        </w:rPr>
        <w:t>ER） </w:t>
      </w:r>
    </w:p>
    <w:p w14:paraId="25DBCAF8" w14:textId="7C06572B" w:rsidR="00BC0930" w:rsidRDefault="00BC0930" w:rsidP="00BC0930">
      <w:pPr>
        <w:ind w:firstLine="420"/>
        <w:jc w:val="left"/>
        <w:rPr>
          <w:szCs w:val="21"/>
        </w:rPr>
      </w:pPr>
    </w:p>
    <w:p w14:paraId="0C6EDF9F" w14:textId="148587D8" w:rsidR="001803E6" w:rsidRPr="001803E6" w:rsidRDefault="001803E6" w:rsidP="001803E6">
      <w:pPr>
        <w:ind w:firstLine="420"/>
        <w:jc w:val="left"/>
        <w:rPr>
          <w:sz w:val="28"/>
          <w:szCs w:val="28"/>
        </w:rPr>
      </w:pPr>
      <w:r w:rsidRPr="001803E6">
        <w:rPr>
          <w:rFonts w:hint="eastAsia"/>
          <w:sz w:val="28"/>
          <w:szCs w:val="28"/>
        </w:rPr>
        <w:t>功能与性能要求</w:t>
      </w:r>
    </w:p>
    <w:p w14:paraId="43A3D9D2" w14:textId="77777777" w:rsidR="001803E6" w:rsidRPr="001803E6" w:rsidRDefault="001803E6" w:rsidP="001803E6">
      <w:pPr>
        <w:ind w:firstLine="420"/>
        <w:jc w:val="left"/>
        <w:rPr>
          <w:szCs w:val="21"/>
        </w:rPr>
      </w:pPr>
    </w:p>
    <w:p w14:paraId="7FE833F0" w14:textId="77777777" w:rsidR="001803E6" w:rsidRPr="001803E6" w:rsidRDefault="001803E6" w:rsidP="001803E6">
      <w:pPr>
        <w:ind w:firstLine="420"/>
        <w:jc w:val="left"/>
        <w:rPr>
          <w:szCs w:val="21"/>
        </w:rPr>
      </w:pPr>
      <w:r w:rsidRPr="001803E6">
        <w:rPr>
          <w:szCs w:val="21"/>
        </w:rPr>
        <w:lastRenderedPageBreak/>
        <w:t xml:space="preserve">      ·界面与界面间切换容易，减少用户的输入工作量。</w:t>
      </w:r>
    </w:p>
    <w:p w14:paraId="0A1D788D" w14:textId="77777777" w:rsidR="001803E6" w:rsidRPr="001803E6" w:rsidRDefault="001803E6" w:rsidP="001803E6">
      <w:pPr>
        <w:ind w:firstLine="420"/>
        <w:jc w:val="left"/>
        <w:rPr>
          <w:szCs w:val="21"/>
        </w:rPr>
      </w:pPr>
    </w:p>
    <w:p w14:paraId="27A65E2A" w14:textId="77777777" w:rsidR="001803E6" w:rsidRPr="001803E6" w:rsidRDefault="001803E6" w:rsidP="001803E6">
      <w:pPr>
        <w:ind w:firstLine="420"/>
        <w:jc w:val="left"/>
        <w:rPr>
          <w:szCs w:val="21"/>
        </w:rPr>
      </w:pPr>
      <w:r w:rsidRPr="001803E6">
        <w:rPr>
          <w:szCs w:val="21"/>
        </w:rPr>
        <w:t xml:space="preserve">      ·提供界面导航，使用户能迅速了解当前所处位置。</w:t>
      </w:r>
    </w:p>
    <w:p w14:paraId="347739CA" w14:textId="77777777" w:rsidR="001803E6" w:rsidRPr="001803E6" w:rsidRDefault="001803E6" w:rsidP="001803E6">
      <w:pPr>
        <w:ind w:firstLine="420"/>
        <w:jc w:val="left"/>
        <w:rPr>
          <w:szCs w:val="21"/>
        </w:rPr>
      </w:pPr>
    </w:p>
    <w:p w14:paraId="26EBDC40" w14:textId="64593B9C" w:rsidR="001803E6" w:rsidRPr="001803E6" w:rsidRDefault="001803E6" w:rsidP="001803E6">
      <w:pPr>
        <w:ind w:firstLine="420"/>
        <w:jc w:val="left"/>
        <w:rPr>
          <w:szCs w:val="21"/>
        </w:rPr>
      </w:pPr>
      <w:r w:rsidRPr="001803E6">
        <w:rPr>
          <w:szCs w:val="21"/>
        </w:rPr>
        <w:t xml:space="preserve">      ·提供随时返回前一界面和初始界面的功能</w:t>
      </w:r>
    </w:p>
    <w:p w14:paraId="416D56DF" w14:textId="77777777" w:rsidR="001803E6" w:rsidRPr="001803E6" w:rsidRDefault="001803E6" w:rsidP="001803E6">
      <w:pPr>
        <w:ind w:firstLine="420"/>
        <w:jc w:val="left"/>
        <w:rPr>
          <w:szCs w:val="21"/>
        </w:rPr>
      </w:pPr>
    </w:p>
    <w:p w14:paraId="1AAA77C4" w14:textId="77777777" w:rsidR="001803E6" w:rsidRPr="001803E6" w:rsidRDefault="001803E6" w:rsidP="001803E6">
      <w:pPr>
        <w:ind w:firstLine="420"/>
        <w:jc w:val="left"/>
        <w:rPr>
          <w:szCs w:val="21"/>
        </w:rPr>
      </w:pPr>
      <w:r w:rsidRPr="001803E6">
        <w:rPr>
          <w:szCs w:val="21"/>
        </w:rPr>
        <w:t xml:space="preserve">      IE5.0 推荐使用IE6.0</w:t>
      </w:r>
    </w:p>
    <w:p w14:paraId="18C14A03" w14:textId="77777777" w:rsidR="001803E6" w:rsidRPr="001803E6" w:rsidRDefault="001803E6" w:rsidP="001803E6">
      <w:pPr>
        <w:ind w:firstLine="420"/>
        <w:jc w:val="left"/>
        <w:rPr>
          <w:szCs w:val="21"/>
        </w:rPr>
      </w:pPr>
    </w:p>
    <w:p w14:paraId="4A410438" w14:textId="77777777" w:rsidR="001803E6" w:rsidRPr="001803E6" w:rsidRDefault="001803E6" w:rsidP="001803E6">
      <w:pPr>
        <w:ind w:firstLine="420"/>
        <w:jc w:val="left"/>
        <w:rPr>
          <w:szCs w:val="21"/>
        </w:rPr>
      </w:pPr>
      <w:r w:rsidRPr="001803E6">
        <w:rPr>
          <w:szCs w:val="21"/>
        </w:rPr>
        <w:t xml:space="preserve">      分辨率：推荐使用1027*768</w:t>
      </w:r>
    </w:p>
    <w:p w14:paraId="3B4BBBD9" w14:textId="77777777" w:rsidR="001803E6" w:rsidRPr="001803E6" w:rsidRDefault="001803E6" w:rsidP="001803E6">
      <w:pPr>
        <w:ind w:firstLine="420"/>
        <w:jc w:val="left"/>
        <w:rPr>
          <w:szCs w:val="21"/>
        </w:rPr>
      </w:pPr>
    </w:p>
    <w:p w14:paraId="63725610" w14:textId="77777777" w:rsidR="001803E6" w:rsidRPr="001803E6" w:rsidRDefault="001803E6" w:rsidP="001803E6">
      <w:pPr>
        <w:ind w:firstLine="420"/>
        <w:jc w:val="left"/>
        <w:rPr>
          <w:szCs w:val="21"/>
        </w:rPr>
      </w:pPr>
      <w:r w:rsidRPr="001803E6">
        <w:rPr>
          <w:szCs w:val="21"/>
        </w:rPr>
        <w:t xml:space="preserve">      CPU：P1.8GHz</w:t>
      </w:r>
    </w:p>
    <w:p w14:paraId="345C82AC" w14:textId="77777777" w:rsidR="001803E6" w:rsidRPr="001803E6" w:rsidRDefault="001803E6" w:rsidP="001803E6">
      <w:pPr>
        <w:ind w:firstLine="420"/>
        <w:jc w:val="left"/>
        <w:rPr>
          <w:szCs w:val="21"/>
        </w:rPr>
      </w:pPr>
    </w:p>
    <w:p w14:paraId="66BF3B40" w14:textId="5C0DD8AC" w:rsidR="001803E6" w:rsidRDefault="001803E6" w:rsidP="001803E6">
      <w:pPr>
        <w:ind w:firstLine="420"/>
        <w:jc w:val="left"/>
        <w:rPr>
          <w:szCs w:val="21"/>
        </w:rPr>
      </w:pPr>
      <w:r w:rsidRPr="001803E6">
        <w:rPr>
          <w:szCs w:val="21"/>
        </w:rPr>
        <w:t xml:space="preserve">      内存：256MB以上</w:t>
      </w:r>
    </w:p>
    <w:p w14:paraId="660B5225" w14:textId="3F36987F" w:rsidR="001803E6" w:rsidRDefault="001803E6" w:rsidP="001803E6">
      <w:pPr>
        <w:ind w:firstLine="420"/>
        <w:jc w:val="left"/>
        <w:rPr>
          <w:szCs w:val="21"/>
        </w:rPr>
      </w:pPr>
      <w:r w:rsidRPr="001803E6">
        <w:rPr>
          <w:rFonts w:hint="eastAsia"/>
          <w:szCs w:val="21"/>
        </w:rPr>
        <w:t>用户希望能尽早使用该系统。要求先开发系统客户信息管理部分功能和</w:t>
      </w:r>
      <w:r w:rsidR="002E085C">
        <w:rPr>
          <w:rFonts w:hint="eastAsia"/>
          <w:szCs w:val="21"/>
        </w:rPr>
        <w:t>商家</w:t>
      </w:r>
      <w:r w:rsidRPr="001803E6">
        <w:rPr>
          <w:rFonts w:hint="eastAsia"/>
          <w:szCs w:val="21"/>
        </w:rPr>
        <w:t>的</w:t>
      </w:r>
      <w:r w:rsidR="002E085C">
        <w:rPr>
          <w:rFonts w:hint="eastAsia"/>
          <w:szCs w:val="21"/>
        </w:rPr>
        <w:t>商品管理</w:t>
      </w:r>
      <w:r w:rsidRPr="001803E6">
        <w:rPr>
          <w:rFonts w:hint="eastAsia"/>
          <w:szCs w:val="21"/>
        </w:rPr>
        <w:t>部分。其次要求完成用户进行网上购物部分的功能，实现网上购物及订单的管理部分的功能。最后完成</w:t>
      </w:r>
      <w:r w:rsidR="00D44BCA">
        <w:rPr>
          <w:rFonts w:hint="eastAsia"/>
          <w:szCs w:val="21"/>
        </w:rPr>
        <w:t>购物车</w:t>
      </w:r>
      <w:r w:rsidRPr="001803E6">
        <w:rPr>
          <w:rFonts w:hint="eastAsia"/>
          <w:szCs w:val="21"/>
        </w:rPr>
        <w:t>的管理、</w:t>
      </w:r>
      <w:r w:rsidR="009A784B">
        <w:rPr>
          <w:rFonts w:hint="eastAsia"/>
          <w:szCs w:val="21"/>
        </w:rPr>
        <w:t>待发货</w:t>
      </w:r>
      <w:r w:rsidRPr="001803E6">
        <w:rPr>
          <w:rFonts w:hint="eastAsia"/>
          <w:szCs w:val="21"/>
        </w:rPr>
        <w:t>部分功能。</w:t>
      </w:r>
    </w:p>
    <w:p w14:paraId="138908D0" w14:textId="5404A8AD" w:rsidR="001803E6" w:rsidRPr="001803E6" w:rsidRDefault="001803E6" w:rsidP="001803E6">
      <w:pPr>
        <w:ind w:firstLine="420"/>
        <w:jc w:val="left"/>
        <w:rPr>
          <w:sz w:val="28"/>
          <w:szCs w:val="28"/>
        </w:rPr>
      </w:pPr>
      <w:r w:rsidRPr="001803E6">
        <w:rPr>
          <w:sz w:val="28"/>
          <w:szCs w:val="28"/>
        </w:rPr>
        <w:t>设计上的要求</w:t>
      </w:r>
    </w:p>
    <w:p w14:paraId="0B23BDFA" w14:textId="77777777" w:rsidR="001803E6" w:rsidRPr="001803E6" w:rsidRDefault="001803E6" w:rsidP="001803E6">
      <w:pPr>
        <w:ind w:firstLine="420"/>
        <w:jc w:val="left"/>
        <w:rPr>
          <w:sz w:val="28"/>
          <w:szCs w:val="28"/>
        </w:rPr>
      </w:pPr>
    </w:p>
    <w:p w14:paraId="753BCBF3" w14:textId="77777777" w:rsidR="001803E6" w:rsidRPr="001803E6" w:rsidRDefault="001803E6" w:rsidP="001803E6">
      <w:pPr>
        <w:ind w:firstLine="420"/>
        <w:jc w:val="left"/>
        <w:rPr>
          <w:szCs w:val="21"/>
        </w:rPr>
      </w:pPr>
      <w:r w:rsidRPr="001803E6">
        <w:rPr>
          <w:sz w:val="28"/>
          <w:szCs w:val="28"/>
        </w:rPr>
        <w:t xml:space="preserve">      ·</w:t>
      </w:r>
      <w:r w:rsidRPr="001803E6">
        <w:rPr>
          <w:szCs w:val="21"/>
        </w:rPr>
        <w:t>系统能够清楚查看和订购网上物品，对销售分析。</w:t>
      </w:r>
    </w:p>
    <w:p w14:paraId="120C28F5" w14:textId="77777777" w:rsidR="001803E6" w:rsidRPr="001803E6" w:rsidRDefault="001803E6" w:rsidP="001803E6">
      <w:pPr>
        <w:ind w:firstLine="420"/>
        <w:jc w:val="left"/>
        <w:rPr>
          <w:szCs w:val="21"/>
        </w:rPr>
      </w:pPr>
    </w:p>
    <w:p w14:paraId="778C0642" w14:textId="77777777" w:rsidR="001803E6" w:rsidRPr="001803E6" w:rsidRDefault="001803E6" w:rsidP="001803E6">
      <w:pPr>
        <w:ind w:firstLine="420"/>
        <w:jc w:val="left"/>
        <w:rPr>
          <w:szCs w:val="21"/>
        </w:rPr>
      </w:pPr>
      <w:r w:rsidRPr="001803E6">
        <w:rPr>
          <w:szCs w:val="21"/>
        </w:rPr>
        <w:t xml:space="preserve">      ·采用面向对象的思想，除了main函数以外所有的处理都应当在类中实现。</w:t>
      </w:r>
    </w:p>
    <w:p w14:paraId="51D90836" w14:textId="77777777" w:rsidR="001803E6" w:rsidRPr="001803E6" w:rsidRDefault="001803E6" w:rsidP="001803E6">
      <w:pPr>
        <w:ind w:firstLine="420"/>
        <w:jc w:val="left"/>
        <w:rPr>
          <w:szCs w:val="21"/>
        </w:rPr>
      </w:pPr>
    </w:p>
    <w:p w14:paraId="0E1CF1BD" w14:textId="77777777" w:rsidR="001803E6" w:rsidRPr="001803E6" w:rsidRDefault="001803E6" w:rsidP="001803E6">
      <w:pPr>
        <w:ind w:firstLine="420"/>
        <w:jc w:val="left"/>
        <w:rPr>
          <w:szCs w:val="21"/>
        </w:rPr>
      </w:pPr>
      <w:r w:rsidRPr="001803E6">
        <w:rPr>
          <w:szCs w:val="21"/>
        </w:rPr>
        <w:t xml:space="preserve">      ·尽量使用标准的java++类库。</w:t>
      </w:r>
    </w:p>
    <w:p w14:paraId="07728547" w14:textId="77777777" w:rsidR="001803E6" w:rsidRPr="001803E6" w:rsidRDefault="001803E6" w:rsidP="001803E6">
      <w:pPr>
        <w:ind w:firstLine="420"/>
        <w:jc w:val="left"/>
        <w:rPr>
          <w:sz w:val="28"/>
          <w:szCs w:val="28"/>
        </w:rPr>
      </w:pPr>
    </w:p>
    <w:p w14:paraId="4F6FAF50" w14:textId="536B836C" w:rsidR="001803E6" w:rsidRPr="001803E6" w:rsidRDefault="001803E6" w:rsidP="001803E6">
      <w:pPr>
        <w:ind w:firstLine="420"/>
        <w:jc w:val="left"/>
        <w:rPr>
          <w:sz w:val="28"/>
          <w:szCs w:val="28"/>
        </w:rPr>
      </w:pPr>
      <w:r w:rsidRPr="001803E6">
        <w:rPr>
          <w:sz w:val="28"/>
          <w:szCs w:val="28"/>
        </w:rPr>
        <w:t>系统的特性</w:t>
      </w:r>
    </w:p>
    <w:p w14:paraId="0AA56496" w14:textId="77777777" w:rsidR="001803E6" w:rsidRPr="001803E6" w:rsidRDefault="001803E6" w:rsidP="001803E6">
      <w:pPr>
        <w:ind w:firstLine="420"/>
        <w:jc w:val="left"/>
        <w:rPr>
          <w:sz w:val="28"/>
          <w:szCs w:val="28"/>
        </w:rPr>
      </w:pPr>
    </w:p>
    <w:p w14:paraId="06107DC7" w14:textId="77777777" w:rsidR="001803E6" w:rsidRPr="001803E6" w:rsidRDefault="001803E6" w:rsidP="001803E6">
      <w:pPr>
        <w:ind w:firstLine="420"/>
        <w:jc w:val="left"/>
        <w:rPr>
          <w:szCs w:val="21"/>
        </w:rPr>
      </w:pPr>
      <w:r w:rsidRPr="001803E6">
        <w:rPr>
          <w:sz w:val="28"/>
          <w:szCs w:val="28"/>
        </w:rPr>
        <w:t xml:space="preserve">      </w:t>
      </w:r>
      <w:r w:rsidRPr="001803E6">
        <w:rPr>
          <w:szCs w:val="21"/>
        </w:rPr>
        <w:t>（1）平台可用性</w:t>
      </w:r>
    </w:p>
    <w:p w14:paraId="41B5E002" w14:textId="77777777" w:rsidR="001803E6" w:rsidRPr="001803E6" w:rsidRDefault="001803E6" w:rsidP="001803E6">
      <w:pPr>
        <w:ind w:firstLine="420"/>
        <w:jc w:val="left"/>
        <w:rPr>
          <w:szCs w:val="21"/>
        </w:rPr>
      </w:pPr>
    </w:p>
    <w:p w14:paraId="795F86B6" w14:textId="77777777" w:rsidR="001803E6" w:rsidRPr="001803E6" w:rsidRDefault="001803E6" w:rsidP="001803E6">
      <w:pPr>
        <w:ind w:firstLine="420"/>
        <w:jc w:val="left"/>
        <w:rPr>
          <w:szCs w:val="21"/>
        </w:rPr>
      </w:pPr>
      <w:r w:rsidRPr="001803E6">
        <w:rPr>
          <w:szCs w:val="21"/>
        </w:rPr>
        <w:t xml:space="preserve">      系统可以在不同的符合系统运行环境要要求的计算机上进行快速卸载/安装，并能快速重新启动。</w:t>
      </w:r>
    </w:p>
    <w:p w14:paraId="60BFFA16" w14:textId="77777777" w:rsidR="001803E6" w:rsidRPr="001803E6" w:rsidRDefault="001803E6" w:rsidP="001803E6">
      <w:pPr>
        <w:ind w:firstLine="420"/>
        <w:jc w:val="left"/>
        <w:rPr>
          <w:szCs w:val="21"/>
        </w:rPr>
      </w:pPr>
    </w:p>
    <w:p w14:paraId="3FEA1581" w14:textId="77777777" w:rsidR="001803E6" w:rsidRPr="001803E6" w:rsidRDefault="001803E6" w:rsidP="001803E6">
      <w:pPr>
        <w:ind w:firstLine="420"/>
        <w:jc w:val="left"/>
        <w:rPr>
          <w:szCs w:val="21"/>
        </w:rPr>
      </w:pPr>
      <w:r w:rsidRPr="001803E6">
        <w:rPr>
          <w:szCs w:val="21"/>
        </w:rPr>
        <w:t xml:space="preserve">      （2）操作可用性</w:t>
      </w:r>
    </w:p>
    <w:p w14:paraId="1247C4D7" w14:textId="77777777" w:rsidR="001803E6" w:rsidRPr="001803E6" w:rsidRDefault="001803E6" w:rsidP="001803E6">
      <w:pPr>
        <w:ind w:firstLine="420"/>
        <w:jc w:val="left"/>
        <w:rPr>
          <w:szCs w:val="21"/>
        </w:rPr>
      </w:pPr>
    </w:p>
    <w:p w14:paraId="665730D0" w14:textId="77777777" w:rsidR="001803E6" w:rsidRPr="001803E6" w:rsidRDefault="001803E6" w:rsidP="001803E6">
      <w:pPr>
        <w:ind w:firstLine="420"/>
        <w:jc w:val="left"/>
        <w:rPr>
          <w:szCs w:val="21"/>
        </w:rPr>
      </w:pPr>
      <w:r w:rsidRPr="001803E6">
        <w:rPr>
          <w:szCs w:val="21"/>
        </w:rPr>
        <w:t xml:space="preserve">      系统用户应当在查询系统帮助后能快速学会使用系统。</w:t>
      </w:r>
    </w:p>
    <w:p w14:paraId="39F88B0E" w14:textId="77777777" w:rsidR="001803E6" w:rsidRPr="001803E6" w:rsidRDefault="001803E6" w:rsidP="001803E6">
      <w:pPr>
        <w:ind w:firstLine="420"/>
        <w:jc w:val="left"/>
        <w:rPr>
          <w:szCs w:val="21"/>
        </w:rPr>
      </w:pPr>
    </w:p>
    <w:p w14:paraId="0EFB7CB8" w14:textId="77777777" w:rsidR="001803E6" w:rsidRPr="001803E6" w:rsidRDefault="001803E6" w:rsidP="001803E6">
      <w:pPr>
        <w:ind w:firstLine="420"/>
        <w:jc w:val="left"/>
        <w:rPr>
          <w:szCs w:val="21"/>
        </w:rPr>
      </w:pPr>
      <w:r w:rsidRPr="001803E6">
        <w:rPr>
          <w:szCs w:val="21"/>
        </w:rPr>
        <w:t xml:space="preserve">      操作中与用户的交互应具较高友好性的系统提示。</w:t>
      </w:r>
    </w:p>
    <w:p w14:paraId="60EC5025" w14:textId="77777777" w:rsidR="001803E6" w:rsidRPr="001803E6" w:rsidRDefault="001803E6" w:rsidP="001803E6">
      <w:pPr>
        <w:ind w:firstLine="420"/>
        <w:jc w:val="left"/>
        <w:rPr>
          <w:szCs w:val="21"/>
        </w:rPr>
      </w:pPr>
    </w:p>
    <w:p w14:paraId="64CB8936" w14:textId="77777777" w:rsidR="001803E6" w:rsidRPr="001803E6" w:rsidRDefault="001803E6" w:rsidP="001803E6">
      <w:pPr>
        <w:ind w:firstLine="420"/>
        <w:jc w:val="left"/>
        <w:rPr>
          <w:szCs w:val="21"/>
        </w:rPr>
      </w:pPr>
      <w:r w:rsidRPr="001803E6">
        <w:rPr>
          <w:szCs w:val="21"/>
        </w:rPr>
        <w:t xml:space="preserve">      系统可实现全键盘化操作，对操作频率较高的用例应设计成操作简便，并优化其</w:t>
      </w:r>
      <w:r w:rsidRPr="001803E6">
        <w:rPr>
          <w:szCs w:val="21"/>
        </w:rPr>
        <w:lastRenderedPageBreak/>
        <w:t>性能。</w:t>
      </w:r>
    </w:p>
    <w:p w14:paraId="6F5BBA6D" w14:textId="77777777" w:rsidR="001803E6" w:rsidRPr="001803E6" w:rsidRDefault="001803E6" w:rsidP="001803E6">
      <w:pPr>
        <w:ind w:firstLine="420"/>
        <w:jc w:val="left"/>
        <w:rPr>
          <w:szCs w:val="21"/>
        </w:rPr>
      </w:pPr>
    </w:p>
    <w:p w14:paraId="2D0BD153" w14:textId="77777777" w:rsidR="001803E6" w:rsidRPr="001803E6" w:rsidRDefault="001803E6" w:rsidP="001803E6">
      <w:pPr>
        <w:ind w:firstLine="420"/>
        <w:jc w:val="left"/>
        <w:rPr>
          <w:szCs w:val="21"/>
        </w:rPr>
      </w:pPr>
      <w:r w:rsidRPr="001803E6">
        <w:rPr>
          <w:szCs w:val="21"/>
        </w:rPr>
        <w:t xml:space="preserve">      （3）数据可靠性</w:t>
      </w:r>
    </w:p>
    <w:p w14:paraId="396A1C05" w14:textId="77777777" w:rsidR="001803E6" w:rsidRPr="001803E6" w:rsidRDefault="001803E6" w:rsidP="001803E6">
      <w:pPr>
        <w:ind w:firstLine="420"/>
        <w:jc w:val="left"/>
        <w:rPr>
          <w:szCs w:val="21"/>
        </w:rPr>
      </w:pPr>
    </w:p>
    <w:p w14:paraId="36C1AE81" w14:textId="77777777" w:rsidR="001803E6" w:rsidRPr="001803E6" w:rsidRDefault="001803E6" w:rsidP="001803E6">
      <w:pPr>
        <w:ind w:firstLine="420"/>
        <w:jc w:val="left"/>
        <w:rPr>
          <w:szCs w:val="21"/>
        </w:rPr>
      </w:pPr>
      <w:r w:rsidRPr="001803E6">
        <w:rPr>
          <w:szCs w:val="21"/>
        </w:rPr>
        <w:t xml:space="preserve">      系统数据一致可靠，系统具有每天自动备份功能。在系统出现故障时，系统数据不能丢失，且在备分服务器上能正常运行。</w:t>
      </w:r>
    </w:p>
    <w:p w14:paraId="3F5057AA" w14:textId="77777777" w:rsidR="001803E6" w:rsidRPr="001803E6" w:rsidRDefault="001803E6" w:rsidP="001803E6">
      <w:pPr>
        <w:ind w:firstLine="420"/>
        <w:jc w:val="left"/>
        <w:rPr>
          <w:szCs w:val="21"/>
        </w:rPr>
      </w:pPr>
    </w:p>
    <w:p w14:paraId="083FF592" w14:textId="77777777" w:rsidR="001803E6" w:rsidRPr="001803E6" w:rsidRDefault="001803E6" w:rsidP="001803E6">
      <w:pPr>
        <w:ind w:firstLine="420"/>
        <w:jc w:val="left"/>
        <w:rPr>
          <w:szCs w:val="21"/>
        </w:rPr>
      </w:pPr>
      <w:r w:rsidRPr="001803E6">
        <w:rPr>
          <w:szCs w:val="21"/>
        </w:rPr>
        <w:t xml:space="preserve">      （4）稳定可靠性</w:t>
      </w:r>
    </w:p>
    <w:p w14:paraId="18BC893B" w14:textId="77777777" w:rsidR="001803E6" w:rsidRPr="001803E6" w:rsidRDefault="001803E6" w:rsidP="001803E6">
      <w:pPr>
        <w:ind w:firstLine="420"/>
        <w:jc w:val="left"/>
        <w:rPr>
          <w:szCs w:val="21"/>
        </w:rPr>
      </w:pPr>
    </w:p>
    <w:p w14:paraId="5DA67C81" w14:textId="13E94FD6" w:rsidR="001803E6" w:rsidRPr="001803E6" w:rsidRDefault="001803E6" w:rsidP="001803E6">
      <w:pPr>
        <w:ind w:firstLine="420"/>
        <w:jc w:val="left"/>
        <w:rPr>
          <w:szCs w:val="21"/>
        </w:rPr>
      </w:pPr>
      <w:r w:rsidRPr="001803E6">
        <w:rPr>
          <w:szCs w:val="21"/>
        </w:rPr>
        <w:t xml:space="preserve">      系统应具备每周7*24小时稳定运行的性能，数据库服务器应具备在停电时的应急功能。</w:t>
      </w:r>
    </w:p>
    <w:p w14:paraId="417B7A3A" w14:textId="77777777" w:rsidR="001803E6" w:rsidRPr="001803E6" w:rsidRDefault="001803E6" w:rsidP="001803E6">
      <w:pPr>
        <w:ind w:firstLine="420"/>
        <w:jc w:val="left"/>
        <w:rPr>
          <w:sz w:val="28"/>
          <w:szCs w:val="28"/>
        </w:rPr>
      </w:pPr>
    </w:p>
    <w:p w14:paraId="70361931" w14:textId="4CF59D15" w:rsidR="00BC0930" w:rsidRDefault="00BC0930" w:rsidP="00707E57">
      <w:pPr>
        <w:pStyle w:val="2"/>
      </w:pPr>
      <w:bookmarkStart w:id="3" w:name="_Toc12374394"/>
      <w:r>
        <w:t>3</w:t>
      </w:r>
      <w:r w:rsidRPr="00BC0930">
        <w:t>. </w:t>
      </w:r>
      <w:r>
        <w:rPr>
          <w:rFonts w:hint="eastAsia"/>
        </w:rPr>
        <w:t>参考资料</w:t>
      </w:r>
      <w:bookmarkEnd w:id="3"/>
    </w:p>
    <w:p w14:paraId="05980DDE" w14:textId="3558ABF5" w:rsidR="00BC0930" w:rsidRDefault="00BC0930" w:rsidP="00BC0930">
      <w:pPr>
        <w:jc w:val="left"/>
        <w:rPr>
          <w:sz w:val="32"/>
          <w:szCs w:val="32"/>
        </w:rPr>
      </w:pPr>
    </w:p>
    <w:p w14:paraId="25C99339" w14:textId="3227239A" w:rsidR="00BC0930" w:rsidRDefault="00BC0930" w:rsidP="00BC0930">
      <w:pPr>
        <w:jc w:val="left"/>
        <w:rPr>
          <w:szCs w:val="21"/>
        </w:rPr>
      </w:pPr>
      <w:r>
        <w:rPr>
          <w:sz w:val="32"/>
          <w:szCs w:val="32"/>
        </w:rPr>
        <w:tab/>
      </w:r>
      <w:r w:rsidRPr="00BC0930">
        <w:rPr>
          <w:rFonts w:hint="eastAsia"/>
          <w:szCs w:val="21"/>
        </w:rPr>
        <w:t>《第一代码Android（第2版）》——郭霖 著，人民邮电出版社</w:t>
      </w:r>
    </w:p>
    <w:p w14:paraId="228DA529" w14:textId="0CB583A7" w:rsidR="001803E6" w:rsidRDefault="001803E6" w:rsidP="001803E6">
      <w:pPr>
        <w:ind w:firstLine="420"/>
        <w:jc w:val="left"/>
        <w:rPr>
          <w:szCs w:val="21"/>
        </w:rPr>
      </w:pPr>
      <w:r>
        <w:rPr>
          <w:rFonts w:hint="eastAsia"/>
          <w:szCs w:val="21"/>
        </w:rPr>
        <w:t>《软件开发常需文档》</w:t>
      </w:r>
    </w:p>
    <w:p w14:paraId="43CF8F34" w14:textId="7344A043" w:rsidR="001803E6" w:rsidRDefault="001803E6" w:rsidP="001803E6">
      <w:pPr>
        <w:ind w:firstLine="420"/>
        <w:jc w:val="left"/>
        <w:rPr>
          <w:szCs w:val="21"/>
        </w:rPr>
      </w:pPr>
      <w:r>
        <w:rPr>
          <w:rFonts w:hint="eastAsia"/>
          <w:szCs w:val="21"/>
        </w:rPr>
        <w:t>《实训项目测试部分要求》</w:t>
      </w:r>
    </w:p>
    <w:p w14:paraId="6BEC8C5E" w14:textId="1CB8F007" w:rsidR="00707E57" w:rsidRDefault="00707E57" w:rsidP="00BC0930">
      <w:pPr>
        <w:jc w:val="left"/>
        <w:rPr>
          <w:szCs w:val="21"/>
        </w:rPr>
      </w:pPr>
    </w:p>
    <w:p w14:paraId="7DDCEE97" w14:textId="396EA191" w:rsidR="001E7A13" w:rsidRDefault="001E7A13" w:rsidP="00BC0930">
      <w:pPr>
        <w:jc w:val="left"/>
        <w:rPr>
          <w:szCs w:val="21"/>
        </w:rPr>
      </w:pPr>
    </w:p>
    <w:p w14:paraId="4C11E69D" w14:textId="3583551D" w:rsidR="00707E57" w:rsidRPr="00707E57" w:rsidRDefault="00707E57" w:rsidP="00707E57">
      <w:pPr>
        <w:pStyle w:val="1"/>
      </w:pPr>
      <w:bookmarkStart w:id="4" w:name="_Toc12374395"/>
      <w:r w:rsidRPr="00707E57">
        <w:rPr>
          <w:rFonts w:hint="eastAsia"/>
        </w:rPr>
        <w:t>二、系统分析与总体设计</w:t>
      </w:r>
      <w:bookmarkEnd w:id="4"/>
    </w:p>
    <w:p w14:paraId="68DCD4E8" w14:textId="736A900E" w:rsidR="00707E57" w:rsidRDefault="001E7A13" w:rsidP="001E7A13">
      <w:pPr>
        <w:pStyle w:val="2"/>
      </w:pPr>
      <w:bookmarkStart w:id="5" w:name="_Toc12374396"/>
      <w:r>
        <w:rPr>
          <w:rFonts w:hint="eastAsia"/>
        </w:rPr>
        <w:t>1</w:t>
      </w:r>
      <w:r>
        <w:t>.</w:t>
      </w:r>
      <w:r w:rsidR="00797BAC">
        <w:t xml:space="preserve"> </w:t>
      </w:r>
      <w:r>
        <w:rPr>
          <w:rFonts w:hint="eastAsia"/>
        </w:rPr>
        <w:t>系统需求分析</w:t>
      </w:r>
      <w:bookmarkEnd w:id="5"/>
    </w:p>
    <w:p w14:paraId="3324B634" w14:textId="5CF77A92" w:rsidR="00A75C75" w:rsidRDefault="000C04E4" w:rsidP="00A75C75">
      <w:pPr>
        <w:ind w:left="420" w:firstLine="420"/>
      </w:pPr>
      <w:r>
        <w:rPr>
          <w:rFonts w:hint="eastAsia"/>
        </w:rPr>
        <w:t>网上购物商城</w:t>
      </w:r>
      <w:r w:rsidR="001E7A13">
        <w:rPr>
          <w:rFonts w:hint="eastAsia"/>
        </w:rPr>
        <w:t>系统主要</w:t>
      </w:r>
      <w:r w:rsidR="00A75C75">
        <w:rPr>
          <w:rFonts w:hint="eastAsia"/>
        </w:rPr>
        <w:t>是实现网上商品查询，购买商品，生成相应的订单等功能的系统。一个典型的网上购物商城系统一般需要有商品信息的动态展示，购物车管理，用户登录注册，订单处理等模块。</w:t>
      </w:r>
    </w:p>
    <w:p w14:paraId="1D262E13" w14:textId="77777777" w:rsidR="00A75C75" w:rsidRDefault="00A75C75" w:rsidP="00A75C75">
      <w:pPr>
        <w:ind w:left="420" w:firstLine="420"/>
      </w:pPr>
    </w:p>
    <w:p w14:paraId="7FFCF0C2" w14:textId="77777777" w:rsidR="002F23F3" w:rsidRDefault="00A75C75" w:rsidP="001E7A13">
      <w:r w:rsidRPr="00A75C75">
        <w:rPr>
          <w:rFonts w:hint="eastAsia"/>
        </w:rPr>
        <w:t>本系统需要完成的具体任务如下：</w:t>
      </w:r>
      <w:r w:rsidRPr="00A75C75">
        <w:t xml:space="preserve">  </w:t>
      </w:r>
      <w:r w:rsidRPr="00A75C75">
        <w:t> </w:t>
      </w:r>
    </w:p>
    <w:p w14:paraId="00040012" w14:textId="7A44D41A" w:rsidR="002F23F3" w:rsidRDefault="00A75C75" w:rsidP="002F23F3">
      <w:pPr>
        <w:ind w:firstLine="420"/>
      </w:pPr>
      <w:r w:rsidRPr="00A75C75">
        <w:t>商品查询：当用户进入网上商城</w:t>
      </w:r>
      <w:r w:rsidR="00FE50B0">
        <w:rPr>
          <w:rFonts w:hint="eastAsia"/>
        </w:rPr>
        <w:t>时</w:t>
      </w:r>
      <w:r w:rsidRPr="00A75C75">
        <w:t>，应该可以通过主页面的查看</w:t>
      </w:r>
      <w:r w:rsidR="001333B6">
        <w:rPr>
          <w:rFonts w:hint="eastAsia"/>
        </w:rPr>
        <w:t>所有</w:t>
      </w:r>
      <w:r w:rsidRPr="00A75C75">
        <w:t>的商品</w:t>
      </w:r>
      <w:r w:rsidR="001F67ED">
        <w:rPr>
          <w:rFonts w:hint="eastAsia"/>
        </w:rPr>
        <w:t>，点击查看按钮可查询详细</w:t>
      </w:r>
      <w:r w:rsidRPr="00A75C75">
        <w:t>信息</w:t>
      </w:r>
      <w:r w:rsidR="00965A05">
        <w:rPr>
          <w:rFonts w:hint="eastAsia"/>
        </w:rPr>
        <w:t>。</w:t>
      </w:r>
      <w:r w:rsidR="00965A05" w:rsidRPr="00A75C75">
        <w:t xml:space="preserve"> </w:t>
      </w:r>
      <w:r w:rsidRPr="00A75C75">
        <w:t xml:space="preserve">  </w:t>
      </w:r>
      <w:r w:rsidRPr="00A75C75">
        <w:t> </w:t>
      </w:r>
    </w:p>
    <w:p w14:paraId="2E07AEFC" w14:textId="3D235191" w:rsidR="002F23F3" w:rsidRDefault="00A75C75" w:rsidP="002F23F3">
      <w:pPr>
        <w:ind w:firstLine="420"/>
      </w:pPr>
      <w:r w:rsidRPr="00A75C75">
        <w:t>购物车管理:当用户选择购买某种商品时，应该能够将对应的商品信息记录到购物车中，并允许用户返回到其他</w:t>
      </w:r>
      <w:r w:rsidR="000321C9">
        <w:rPr>
          <w:rFonts w:hint="eastAsia"/>
        </w:rPr>
        <w:t>商</w:t>
      </w:r>
      <w:r w:rsidRPr="00A75C75">
        <w:t>品信息查询页面，继续选择其他商品。同时用户还应该可以在购物车中执行删除商品、添加商品及清除购物车等操作。  </w:t>
      </w:r>
      <w:r w:rsidRPr="00A75C75">
        <w:t> </w:t>
      </w:r>
    </w:p>
    <w:p w14:paraId="1E6EBF8D" w14:textId="0B350E0F" w:rsidR="002F23F3" w:rsidRDefault="00A75C75" w:rsidP="00A34594">
      <w:pPr>
        <w:ind w:left="420"/>
      </w:pPr>
      <w:r w:rsidRPr="00A75C75">
        <w:t>订单处理：在用户选择</w:t>
      </w:r>
      <w:r w:rsidR="00A34594">
        <w:rPr>
          <w:rFonts w:hint="eastAsia"/>
        </w:rPr>
        <w:t>付款</w:t>
      </w:r>
      <w:r w:rsidRPr="00A75C75">
        <w:t xml:space="preserve">之后，提示用户选择送货方式及付款方式，最 终生成对应的订单记录，以便于网站配送人员依据订单信息进行后续的出货、送货的处理，同时用户也可以随时进入订单管理页面，查询与自己相关的订单信息，并可以随时取消订单。  </w:t>
      </w:r>
      <w:r w:rsidRPr="00A75C75">
        <w:lastRenderedPageBreak/>
        <w:t> </w:t>
      </w:r>
    </w:p>
    <w:p w14:paraId="29A368DE" w14:textId="6E89029F" w:rsidR="002F23F3" w:rsidRDefault="00F51A89" w:rsidP="002F23F3">
      <w:pPr>
        <w:ind w:left="420" w:firstLine="420"/>
      </w:pPr>
      <w:r>
        <w:rPr>
          <w:rFonts w:hint="eastAsia"/>
        </w:rPr>
        <w:t>用户</w:t>
      </w:r>
      <w:r w:rsidR="002340BA">
        <w:rPr>
          <w:rFonts w:hint="eastAsia"/>
        </w:rPr>
        <w:t>个人</w:t>
      </w:r>
      <w:r w:rsidR="00A75C75" w:rsidRPr="00A75C75">
        <w:t>信息管理：为了能够实现商品的购买，</w:t>
      </w:r>
      <w:r w:rsidR="00070BD3">
        <w:rPr>
          <w:rFonts w:hint="eastAsia"/>
        </w:rPr>
        <w:t>用户</w:t>
      </w:r>
      <w:r w:rsidR="00A75C75" w:rsidRPr="00A75C75">
        <w:t>需要注册并正确登陆，由此产 生用户相关信息，如联系方式、供货地点等需要有系统进行管理。同时也应该允许用户修改自己的相关资料。 </w:t>
      </w:r>
      <w:r w:rsidR="00A75C75" w:rsidRPr="00A75C75">
        <w:t> </w:t>
      </w:r>
    </w:p>
    <w:p w14:paraId="3D330012" w14:textId="77777777" w:rsidR="002F23F3" w:rsidRDefault="00A75C75" w:rsidP="002F23F3">
      <w:pPr>
        <w:ind w:left="420" w:firstLine="420"/>
      </w:pPr>
      <w:r w:rsidRPr="00A75C75">
        <w:t>后台管理</w:t>
      </w:r>
    </w:p>
    <w:p w14:paraId="5DEBC269" w14:textId="5D0D22C8" w:rsidR="002F23F3" w:rsidRDefault="00A75C75" w:rsidP="002F23F3">
      <w:pPr>
        <w:ind w:left="420" w:firstLine="420"/>
      </w:pPr>
      <w:r w:rsidRPr="00A75C75">
        <w:t>商品管理：通过该模块，</w:t>
      </w:r>
      <w:r w:rsidR="000818B8">
        <w:rPr>
          <w:rFonts w:hint="eastAsia"/>
        </w:rPr>
        <w:t>商家</w:t>
      </w:r>
      <w:r w:rsidRPr="00A75C75">
        <w:t>可以根据需要增加新的商品类也可以对已有</w:t>
      </w:r>
      <w:r w:rsidRPr="00A75C75">
        <w:rPr>
          <w:rFonts w:hint="eastAsia"/>
        </w:rPr>
        <w:t>的商品进行修改、删除等操作。</w:t>
      </w:r>
      <w:r w:rsidRPr="00A75C75">
        <w:t> </w:t>
      </w:r>
      <w:r w:rsidRPr="00A75C75">
        <w:t> </w:t>
      </w:r>
    </w:p>
    <w:p w14:paraId="41F8CF51" w14:textId="3489E663" w:rsidR="002F23F3" w:rsidRDefault="00A75C75" w:rsidP="002F23F3">
      <w:pPr>
        <w:ind w:left="420" w:firstLine="420"/>
      </w:pPr>
      <w:r w:rsidRPr="00A75C75">
        <w:t>商品基本信息管理：为了确保网上商城种商品信息的实效性，</w:t>
      </w:r>
      <w:r w:rsidR="00081C8A">
        <w:rPr>
          <w:rFonts w:hint="eastAsia"/>
        </w:rPr>
        <w:t>商家</w:t>
      </w:r>
      <w:r w:rsidRPr="00A75C75">
        <w:t>可以借助该模块随时增加新的商品信息，同时亦可以对原有的商品进行修改及删除等操作。 </w:t>
      </w:r>
      <w:r w:rsidRPr="00A75C75">
        <w:t> </w:t>
      </w:r>
    </w:p>
    <w:p w14:paraId="154E44BE" w14:textId="61EC2BAF" w:rsidR="002F23F3" w:rsidRDefault="00A75C75" w:rsidP="002F23F3">
      <w:pPr>
        <w:ind w:left="420" w:firstLine="420"/>
      </w:pPr>
      <w:r w:rsidRPr="00A75C75">
        <w:t> </w:t>
      </w:r>
      <w:r w:rsidRPr="00A75C75">
        <w:t> </w:t>
      </w:r>
    </w:p>
    <w:p w14:paraId="57F7F791" w14:textId="6DEA22FD" w:rsidR="001803E6" w:rsidRDefault="001803E6" w:rsidP="001E7A13">
      <w:pPr>
        <w:rPr>
          <w:sz w:val="32"/>
          <w:szCs w:val="32"/>
        </w:rPr>
      </w:pPr>
      <w:r w:rsidRPr="001803E6">
        <w:rPr>
          <w:rFonts w:hint="eastAsia"/>
          <w:sz w:val="32"/>
          <w:szCs w:val="32"/>
        </w:rPr>
        <w:t>概要</w:t>
      </w:r>
    </w:p>
    <w:p w14:paraId="4A4D23D1" w14:textId="0388DCC6" w:rsidR="001803E6" w:rsidRPr="001803E6" w:rsidRDefault="001803E6" w:rsidP="001E7A13">
      <w:pPr>
        <w:rPr>
          <w:szCs w:val="21"/>
        </w:rPr>
      </w:pPr>
      <w:r w:rsidRPr="001803E6">
        <w:rPr>
          <w:rFonts w:hint="eastAsia"/>
          <w:szCs w:val="21"/>
        </w:rPr>
        <w:t>本程序是对网上购物系统主要用户有消费者（客户）和</w:t>
      </w:r>
      <w:r w:rsidR="005D3D78">
        <w:rPr>
          <w:rFonts w:hint="eastAsia"/>
          <w:szCs w:val="21"/>
        </w:rPr>
        <w:t>商家</w:t>
      </w:r>
      <w:r w:rsidRPr="001803E6">
        <w:rPr>
          <w:rFonts w:hint="eastAsia"/>
          <w:szCs w:val="21"/>
        </w:rPr>
        <w:t>两个角色，消费者需要使用用户登录、修改信息、用户</w:t>
      </w:r>
      <w:r w:rsidR="00E648DE">
        <w:rPr>
          <w:rFonts w:hint="eastAsia"/>
          <w:szCs w:val="21"/>
        </w:rPr>
        <w:t>评价</w:t>
      </w:r>
      <w:r w:rsidRPr="001803E6">
        <w:rPr>
          <w:rFonts w:hint="eastAsia"/>
          <w:szCs w:val="21"/>
        </w:rPr>
        <w:t>、购物车、查看订单等功能，而</w:t>
      </w:r>
      <w:r w:rsidR="003B7375">
        <w:rPr>
          <w:rFonts w:hint="eastAsia"/>
          <w:szCs w:val="21"/>
        </w:rPr>
        <w:t>商家</w:t>
      </w:r>
      <w:r w:rsidRPr="001803E6">
        <w:rPr>
          <w:rFonts w:hint="eastAsia"/>
          <w:szCs w:val="21"/>
        </w:rPr>
        <w:t>需要进行</w:t>
      </w:r>
      <w:r w:rsidR="003B7375">
        <w:rPr>
          <w:rFonts w:hint="eastAsia"/>
          <w:szCs w:val="21"/>
        </w:rPr>
        <w:t>订单的增加，修改与删除</w:t>
      </w:r>
      <w:r w:rsidRPr="001803E6">
        <w:rPr>
          <w:rFonts w:hint="eastAsia"/>
          <w:szCs w:val="21"/>
        </w:rPr>
        <w:t>等操作。</w:t>
      </w:r>
    </w:p>
    <w:p w14:paraId="18D3A50F" w14:textId="34520A03" w:rsidR="00797BAC" w:rsidRDefault="00797BAC" w:rsidP="00797BAC">
      <w:pPr>
        <w:pStyle w:val="2"/>
      </w:pPr>
      <w:bookmarkStart w:id="6" w:name="_Toc12374397"/>
      <w:r>
        <w:rPr>
          <w:rFonts w:hint="eastAsia"/>
        </w:rPr>
        <w:t>2.系统体系结构设计</w:t>
      </w:r>
      <w:bookmarkEnd w:id="6"/>
    </w:p>
    <w:p w14:paraId="73F31BA1" w14:textId="186AAA24" w:rsidR="00797BAC" w:rsidRDefault="00797BAC" w:rsidP="00797BAC">
      <w:r>
        <w:rPr>
          <w:rFonts w:hint="eastAsia"/>
        </w:rPr>
        <w:t>1</w:t>
      </w:r>
      <w:r>
        <w:t>.</w:t>
      </w:r>
      <w:r>
        <w:rPr>
          <w:rFonts w:hint="eastAsia"/>
        </w:rPr>
        <w:t>系统</w:t>
      </w:r>
      <w:r w:rsidR="00AE259A">
        <w:rPr>
          <w:rFonts w:hint="eastAsia"/>
        </w:rPr>
        <w:t>结构</w:t>
      </w:r>
      <w:r>
        <w:rPr>
          <w:rFonts w:hint="eastAsia"/>
        </w:rPr>
        <w:t>图</w:t>
      </w:r>
    </w:p>
    <w:p w14:paraId="137E9CC1" w14:textId="44DF32A7" w:rsidR="00BF7774" w:rsidRDefault="00BF7774" w:rsidP="000C04E4">
      <w:pPr>
        <w:jc w:val="center"/>
      </w:pPr>
    </w:p>
    <w:p w14:paraId="60C3D0AA" w14:textId="3754F584" w:rsidR="00333F81" w:rsidRDefault="00055707" w:rsidP="008D0ACE">
      <w:r>
        <w:rPr>
          <w:noProof/>
        </w:rPr>
        <w:drawing>
          <wp:inline distT="0" distB="0" distL="0" distR="0" wp14:anchorId="515B911C" wp14:editId="6D731104">
            <wp:extent cx="5274310" cy="324028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240282"/>
                    </a:xfrm>
                    <a:prstGeom prst="rect">
                      <a:avLst/>
                    </a:prstGeom>
                  </pic:spPr>
                </pic:pic>
              </a:graphicData>
            </a:graphic>
          </wp:inline>
        </w:drawing>
      </w:r>
    </w:p>
    <w:p w14:paraId="5C6248C1" w14:textId="429F208C" w:rsidR="004211B1" w:rsidRDefault="004211B1" w:rsidP="004211B1">
      <w:pPr>
        <w:jc w:val="center"/>
      </w:pPr>
    </w:p>
    <w:p w14:paraId="6DB06363" w14:textId="219F1852" w:rsidR="008B7EA1" w:rsidRDefault="008D0ACE" w:rsidP="008B7EA1">
      <w:r>
        <w:rPr>
          <w:rFonts w:hint="eastAsia"/>
        </w:rPr>
        <w:t>2</w:t>
      </w:r>
      <w:r w:rsidR="008B7EA1">
        <w:t>.</w:t>
      </w:r>
      <w:r w:rsidR="008B7EA1">
        <w:rPr>
          <w:rFonts w:hint="eastAsia"/>
        </w:rPr>
        <w:t>用户账号用例图</w:t>
      </w:r>
    </w:p>
    <w:p w14:paraId="7232CCDB" w14:textId="41A51287" w:rsidR="008B7EA1" w:rsidRDefault="0099078E" w:rsidP="00011BF7">
      <w:pPr>
        <w:ind w:firstLineChars="100" w:firstLine="210"/>
        <w:rPr>
          <w:noProof/>
        </w:rPr>
      </w:pPr>
      <w:r>
        <w:rPr>
          <w:noProof/>
        </w:rPr>
        <w:lastRenderedPageBreak/>
        <w:drawing>
          <wp:inline distT="0" distB="0" distL="0" distR="0" wp14:anchorId="74C48E65" wp14:editId="3397B23A">
            <wp:extent cx="4352925" cy="49149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2925" cy="4914900"/>
                    </a:xfrm>
                    <a:prstGeom prst="rect">
                      <a:avLst/>
                    </a:prstGeom>
                  </pic:spPr>
                </pic:pic>
              </a:graphicData>
            </a:graphic>
          </wp:inline>
        </w:drawing>
      </w:r>
    </w:p>
    <w:p w14:paraId="272D99C2" w14:textId="77777777" w:rsidR="008B7EA1" w:rsidRDefault="008B7EA1" w:rsidP="008B7EA1">
      <w:pPr>
        <w:rPr>
          <w:noProof/>
        </w:rPr>
      </w:pPr>
    </w:p>
    <w:p w14:paraId="381E86C4" w14:textId="553D6057" w:rsidR="008B7EA1" w:rsidRDefault="008B7EA1" w:rsidP="008B7EA1"/>
    <w:p w14:paraId="6F34B99E" w14:textId="7B80ACF7" w:rsidR="008B7EA1" w:rsidRDefault="008B7EA1" w:rsidP="008B7EA1"/>
    <w:p w14:paraId="64414283" w14:textId="57CA964F" w:rsidR="008B7EA1" w:rsidRDefault="0099078E" w:rsidP="008B7EA1">
      <w:pPr>
        <w:rPr>
          <w:noProof/>
        </w:rPr>
      </w:pPr>
      <w:r>
        <w:rPr>
          <w:rFonts w:hint="eastAsia"/>
          <w:noProof/>
        </w:rPr>
        <w:t>3.商家管理用例图</w:t>
      </w:r>
    </w:p>
    <w:p w14:paraId="11F53DE7" w14:textId="216EA5C6" w:rsidR="0099078E" w:rsidRDefault="0099078E" w:rsidP="008B7EA1">
      <w:r>
        <w:rPr>
          <w:noProof/>
        </w:rPr>
        <w:lastRenderedPageBreak/>
        <w:drawing>
          <wp:inline distT="0" distB="0" distL="0" distR="0" wp14:anchorId="2CDA6935" wp14:editId="5202ECA5">
            <wp:extent cx="4505325" cy="30956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325" cy="3095625"/>
                    </a:xfrm>
                    <a:prstGeom prst="rect">
                      <a:avLst/>
                    </a:prstGeom>
                  </pic:spPr>
                </pic:pic>
              </a:graphicData>
            </a:graphic>
          </wp:inline>
        </w:drawing>
      </w:r>
    </w:p>
    <w:p w14:paraId="77A85F75" w14:textId="69250953" w:rsidR="009B5F45" w:rsidRDefault="009B5F45" w:rsidP="008B7EA1"/>
    <w:p w14:paraId="4CE3AADD" w14:textId="46119203" w:rsidR="009B5F45" w:rsidRDefault="008D0ACE" w:rsidP="008B7EA1">
      <w:r>
        <w:rPr>
          <w:rFonts w:hint="eastAsia"/>
        </w:rPr>
        <w:t>4</w:t>
      </w:r>
      <w:r w:rsidR="009B5F45">
        <w:t>.</w:t>
      </w:r>
      <w:r w:rsidR="009B5F45">
        <w:rPr>
          <w:rFonts w:hint="eastAsia"/>
        </w:rPr>
        <w:t>用户用例规约</w:t>
      </w:r>
    </w:p>
    <w:p w14:paraId="2DF76854" w14:textId="77777777" w:rsidR="009B5F45" w:rsidRDefault="009B5F45" w:rsidP="009B5F45">
      <w:pPr>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9"/>
        <w:gridCol w:w="8351"/>
      </w:tblGrid>
      <w:tr w:rsidR="009B5F45" w:rsidRPr="009D0301" w14:paraId="3F7A06FA" w14:textId="77777777" w:rsidTr="00B84BB4">
        <w:trPr>
          <w:trHeight w:val="325"/>
        </w:trPr>
        <w:tc>
          <w:tcPr>
            <w:tcW w:w="1349" w:type="dxa"/>
            <w:shd w:val="clear" w:color="auto" w:fill="auto"/>
          </w:tcPr>
          <w:p w14:paraId="076A331D" w14:textId="77777777" w:rsidR="009B5F45" w:rsidRPr="009D0301" w:rsidRDefault="009B5F45" w:rsidP="00B84BB4">
            <w:pPr>
              <w:rPr>
                <w:rFonts w:ascii="黑体"/>
                <w:b/>
                <w:sz w:val="30"/>
                <w:szCs w:val="30"/>
              </w:rPr>
            </w:pPr>
            <w:r w:rsidRPr="009D0301">
              <w:rPr>
                <w:rFonts w:ascii="黑体" w:hint="eastAsia"/>
                <w:bCs/>
                <w:sz w:val="24"/>
              </w:rPr>
              <w:t>用例编号</w:t>
            </w:r>
          </w:p>
        </w:tc>
        <w:tc>
          <w:tcPr>
            <w:tcW w:w="8351" w:type="dxa"/>
            <w:shd w:val="clear" w:color="auto" w:fill="auto"/>
          </w:tcPr>
          <w:p w14:paraId="103795C9" w14:textId="77777777" w:rsidR="009B5F45" w:rsidRPr="009D0301" w:rsidRDefault="009B5F45" w:rsidP="00B84BB4">
            <w:pPr>
              <w:rPr>
                <w:rFonts w:ascii="黑体"/>
                <w:bCs/>
                <w:sz w:val="24"/>
              </w:rPr>
            </w:pPr>
            <w:r w:rsidRPr="009D0301">
              <w:rPr>
                <w:rFonts w:ascii="宋体" w:hAnsi="宋体" w:cs="宋体" w:hint="eastAsia"/>
                <w:bCs/>
                <w:sz w:val="24"/>
              </w:rPr>
              <w:t>UC-1</w:t>
            </w:r>
          </w:p>
        </w:tc>
      </w:tr>
      <w:tr w:rsidR="009B5F45" w:rsidRPr="009D0301" w14:paraId="58F8A9CC" w14:textId="77777777" w:rsidTr="00B84BB4">
        <w:trPr>
          <w:trHeight w:val="325"/>
        </w:trPr>
        <w:tc>
          <w:tcPr>
            <w:tcW w:w="1349" w:type="dxa"/>
            <w:shd w:val="clear" w:color="auto" w:fill="auto"/>
          </w:tcPr>
          <w:p w14:paraId="476A7F2F" w14:textId="77777777" w:rsidR="009B5F45" w:rsidRPr="009D0301" w:rsidRDefault="009B5F45" w:rsidP="00B84BB4">
            <w:pPr>
              <w:rPr>
                <w:rFonts w:ascii="黑体"/>
                <w:bCs/>
                <w:sz w:val="30"/>
                <w:szCs w:val="30"/>
              </w:rPr>
            </w:pPr>
            <w:r w:rsidRPr="009D0301">
              <w:rPr>
                <w:rFonts w:ascii="黑体" w:hint="eastAsia"/>
                <w:bCs/>
                <w:sz w:val="24"/>
              </w:rPr>
              <w:t>用例名称</w:t>
            </w:r>
          </w:p>
        </w:tc>
        <w:tc>
          <w:tcPr>
            <w:tcW w:w="8351" w:type="dxa"/>
            <w:shd w:val="clear" w:color="auto" w:fill="auto"/>
          </w:tcPr>
          <w:p w14:paraId="5B9E0A29" w14:textId="52424B4E" w:rsidR="009B5F45" w:rsidRPr="009D0301" w:rsidRDefault="00C85B0D" w:rsidP="00B84BB4">
            <w:pPr>
              <w:rPr>
                <w:rFonts w:ascii="黑体"/>
                <w:bCs/>
                <w:sz w:val="24"/>
              </w:rPr>
            </w:pPr>
            <w:r>
              <w:rPr>
                <w:rFonts w:ascii="黑体" w:hint="eastAsia"/>
                <w:bCs/>
                <w:sz w:val="24"/>
              </w:rPr>
              <w:t>用户功能</w:t>
            </w:r>
          </w:p>
        </w:tc>
      </w:tr>
      <w:tr w:rsidR="009B5F45" w:rsidRPr="009D0301" w14:paraId="2AA127CF" w14:textId="77777777" w:rsidTr="00B84BB4">
        <w:trPr>
          <w:trHeight w:val="325"/>
        </w:trPr>
        <w:tc>
          <w:tcPr>
            <w:tcW w:w="1349" w:type="dxa"/>
            <w:shd w:val="clear" w:color="auto" w:fill="auto"/>
          </w:tcPr>
          <w:p w14:paraId="5696EE52" w14:textId="77777777" w:rsidR="009B5F45" w:rsidRPr="009D0301" w:rsidRDefault="009B5F45" w:rsidP="00B84BB4">
            <w:pPr>
              <w:rPr>
                <w:rFonts w:ascii="黑体"/>
                <w:bCs/>
                <w:sz w:val="24"/>
              </w:rPr>
            </w:pPr>
            <w:r w:rsidRPr="009D0301">
              <w:rPr>
                <w:rFonts w:ascii="黑体" w:hint="eastAsia"/>
                <w:bCs/>
                <w:sz w:val="24"/>
              </w:rPr>
              <w:t>用例描述</w:t>
            </w:r>
          </w:p>
        </w:tc>
        <w:tc>
          <w:tcPr>
            <w:tcW w:w="8351" w:type="dxa"/>
            <w:shd w:val="clear" w:color="auto" w:fill="auto"/>
          </w:tcPr>
          <w:p w14:paraId="77419940" w14:textId="0533B9E5" w:rsidR="009B5F45" w:rsidRPr="009D0301" w:rsidRDefault="009B5F45" w:rsidP="00B84BB4">
            <w:pPr>
              <w:rPr>
                <w:rFonts w:ascii="宋体" w:hAnsi="宋体" w:cs="宋体"/>
                <w:bCs/>
                <w:sz w:val="24"/>
              </w:rPr>
            </w:pPr>
            <w:r w:rsidRPr="009D0301">
              <w:rPr>
                <w:rFonts w:ascii="宋体" w:hAnsi="宋体" w:cs="宋体" w:hint="eastAsia"/>
                <w:bCs/>
                <w:sz w:val="24"/>
              </w:rPr>
              <w:t>用户</w:t>
            </w:r>
            <w:r w:rsidR="00926D9D">
              <w:rPr>
                <w:rFonts w:ascii="宋体" w:hAnsi="宋体" w:cs="宋体" w:hint="eastAsia"/>
                <w:bCs/>
                <w:sz w:val="24"/>
              </w:rPr>
              <w:t>可以使用的功能</w:t>
            </w:r>
          </w:p>
        </w:tc>
      </w:tr>
      <w:tr w:rsidR="009B5F45" w:rsidRPr="009D0301" w14:paraId="4B74B72F" w14:textId="77777777" w:rsidTr="00B84BB4">
        <w:trPr>
          <w:trHeight w:val="325"/>
        </w:trPr>
        <w:tc>
          <w:tcPr>
            <w:tcW w:w="1349" w:type="dxa"/>
            <w:shd w:val="clear" w:color="auto" w:fill="auto"/>
          </w:tcPr>
          <w:p w14:paraId="0380F7E9" w14:textId="77777777" w:rsidR="009B5F45" w:rsidRPr="009D0301" w:rsidRDefault="009B5F45" w:rsidP="00B84BB4">
            <w:pPr>
              <w:rPr>
                <w:rFonts w:ascii="黑体"/>
                <w:bCs/>
                <w:sz w:val="30"/>
                <w:szCs w:val="30"/>
              </w:rPr>
            </w:pPr>
            <w:r w:rsidRPr="009D0301">
              <w:rPr>
                <w:rFonts w:ascii="黑体" w:hint="eastAsia"/>
                <w:bCs/>
                <w:sz w:val="24"/>
              </w:rPr>
              <w:t>主参与者</w:t>
            </w:r>
          </w:p>
        </w:tc>
        <w:tc>
          <w:tcPr>
            <w:tcW w:w="8351" w:type="dxa"/>
            <w:shd w:val="clear" w:color="auto" w:fill="auto"/>
          </w:tcPr>
          <w:p w14:paraId="05B3529B" w14:textId="4A61F81C" w:rsidR="009B5F45" w:rsidRPr="009D0301" w:rsidRDefault="009B5F45" w:rsidP="00B84BB4">
            <w:pPr>
              <w:rPr>
                <w:rFonts w:ascii="黑体"/>
                <w:bCs/>
                <w:sz w:val="24"/>
              </w:rPr>
            </w:pPr>
            <w:r>
              <w:rPr>
                <w:rFonts w:ascii="黑体" w:hint="eastAsia"/>
                <w:bCs/>
                <w:sz w:val="24"/>
              </w:rPr>
              <w:t>用户</w:t>
            </w:r>
          </w:p>
        </w:tc>
      </w:tr>
      <w:tr w:rsidR="009B5F45" w:rsidRPr="009D0301" w14:paraId="4B5258E7" w14:textId="77777777" w:rsidTr="00B84BB4">
        <w:trPr>
          <w:trHeight w:val="325"/>
        </w:trPr>
        <w:tc>
          <w:tcPr>
            <w:tcW w:w="1349" w:type="dxa"/>
            <w:shd w:val="clear" w:color="auto" w:fill="auto"/>
          </w:tcPr>
          <w:p w14:paraId="57A46CBA" w14:textId="77777777" w:rsidR="009B5F45" w:rsidRPr="009D0301" w:rsidRDefault="009B5F45" w:rsidP="00B84BB4">
            <w:pPr>
              <w:rPr>
                <w:rFonts w:ascii="黑体"/>
                <w:b/>
                <w:sz w:val="30"/>
                <w:szCs w:val="30"/>
              </w:rPr>
            </w:pPr>
            <w:r w:rsidRPr="009D0301">
              <w:rPr>
                <w:rFonts w:ascii="黑体" w:hint="eastAsia"/>
                <w:bCs/>
                <w:sz w:val="24"/>
              </w:rPr>
              <w:t>前置条件</w:t>
            </w:r>
          </w:p>
        </w:tc>
        <w:tc>
          <w:tcPr>
            <w:tcW w:w="8351" w:type="dxa"/>
            <w:shd w:val="clear" w:color="auto" w:fill="auto"/>
          </w:tcPr>
          <w:p w14:paraId="59EBEF90" w14:textId="2EC81DA5" w:rsidR="009B5F45" w:rsidRPr="009D0301" w:rsidRDefault="008657F6" w:rsidP="00B84BB4">
            <w:pPr>
              <w:rPr>
                <w:rFonts w:ascii="黑体"/>
                <w:bCs/>
                <w:sz w:val="24"/>
              </w:rPr>
            </w:pPr>
            <w:r>
              <w:rPr>
                <w:rFonts w:ascii="黑体" w:hint="eastAsia"/>
                <w:bCs/>
                <w:sz w:val="24"/>
              </w:rPr>
              <w:t>用户</w:t>
            </w:r>
            <w:r w:rsidR="004E4D50">
              <w:rPr>
                <w:rFonts w:ascii="黑体" w:hint="eastAsia"/>
                <w:bCs/>
                <w:sz w:val="24"/>
              </w:rPr>
              <w:t>已</w:t>
            </w:r>
            <w:r w:rsidR="004E33C1">
              <w:rPr>
                <w:rFonts w:ascii="黑体" w:hint="eastAsia"/>
                <w:bCs/>
                <w:sz w:val="24"/>
              </w:rPr>
              <w:t>登录</w:t>
            </w:r>
          </w:p>
        </w:tc>
      </w:tr>
      <w:tr w:rsidR="009B5F45" w:rsidRPr="009D0301" w14:paraId="31C00605" w14:textId="77777777" w:rsidTr="00B84BB4">
        <w:trPr>
          <w:trHeight w:val="1271"/>
        </w:trPr>
        <w:tc>
          <w:tcPr>
            <w:tcW w:w="1349" w:type="dxa"/>
            <w:shd w:val="clear" w:color="auto" w:fill="auto"/>
          </w:tcPr>
          <w:p w14:paraId="31297DD8" w14:textId="77777777" w:rsidR="009B5F45" w:rsidRPr="009D0301" w:rsidRDefault="009B5F45" w:rsidP="00B84BB4">
            <w:pPr>
              <w:rPr>
                <w:rFonts w:ascii="黑体"/>
                <w:bCs/>
                <w:sz w:val="24"/>
              </w:rPr>
            </w:pPr>
          </w:p>
          <w:p w14:paraId="1FCD9ED6" w14:textId="77777777" w:rsidR="009B5F45" w:rsidRPr="009D0301" w:rsidRDefault="009B5F45" w:rsidP="00B84BB4">
            <w:pPr>
              <w:rPr>
                <w:rFonts w:ascii="黑体"/>
                <w:bCs/>
                <w:sz w:val="24"/>
              </w:rPr>
            </w:pPr>
            <w:r w:rsidRPr="009D0301">
              <w:rPr>
                <w:rFonts w:ascii="黑体" w:hint="eastAsia"/>
                <w:bCs/>
                <w:sz w:val="24"/>
              </w:rPr>
              <w:t>事件流</w:t>
            </w:r>
          </w:p>
        </w:tc>
        <w:tc>
          <w:tcPr>
            <w:tcW w:w="8351" w:type="dxa"/>
            <w:shd w:val="clear" w:color="auto" w:fill="auto"/>
          </w:tcPr>
          <w:p w14:paraId="2E5349A4" w14:textId="24C4A207" w:rsidR="009B5F45" w:rsidRPr="009D0301" w:rsidRDefault="007E20B9" w:rsidP="009B5F45">
            <w:pPr>
              <w:numPr>
                <w:ilvl w:val="0"/>
                <w:numId w:val="2"/>
              </w:numPr>
              <w:rPr>
                <w:rFonts w:ascii="黑体"/>
                <w:bCs/>
                <w:sz w:val="24"/>
              </w:rPr>
            </w:pPr>
            <w:r>
              <w:rPr>
                <w:rFonts w:ascii="黑体" w:hint="eastAsia"/>
                <w:bCs/>
                <w:sz w:val="24"/>
              </w:rPr>
              <w:t>用户</w:t>
            </w:r>
            <w:r w:rsidR="004629CF">
              <w:rPr>
                <w:rFonts w:ascii="黑体" w:hint="eastAsia"/>
                <w:bCs/>
                <w:sz w:val="24"/>
              </w:rPr>
              <w:t>可以修改个人信息</w:t>
            </w:r>
          </w:p>
          <w:p w14:paraId="4C3CE082" w14:textId="184D1ED7" w:rsidR="009B5F45" w:rsidRPr="009D0301" w:rsidRDefault="00246FC2" w:rsidP="009B5F45">
            <w:pPr>
              <w:numPr>
                <w:ilvl w:val="0"/>
                <w:numId w:val="2"/>
              </w:numPr>
              <w:rPr>
                <w:rFonts w:ascii="黑体"/>
                <w:bCs/>
                <w:sz w:val="24"/>
              </w:rPr>
            </w:pPr>
            <w:r>
              <w:rPr>
                <w:rFonts w:ascii="黑体" w:hint="eastAsia"/>
                <w:bCs/>
                <w:sz w:val="24"/>
              </w:rPr>
              <w:t>用户</w:t>
            </w:r>
            <w:r w:rsidR="005C3335">
              <w:rPr>
                <w:rFonts w:ascii="黑体" w:hint="eastAsia"/>
                <w:bCs/>
                <w:sz w:val="24"/>
              </w:rPr>
              <w:t>可以查看自己的订单详情</w:t>
            </w:r>
          </w:p>
          <w:p w14:paraId="567DC373" w14:textId="7DD3E0F2" w:rsidR="009B5F45" w:rsidRPr="009D0301" w:rsidRDefault="00E87D45" w:rsidP="009B5F45">
            <w:pPr>
              <w:numPr>
                <w:ilvl w:val="0"/>
                <w:numId w:val="2"/>
              </w:numPr>
              <w:rPr>
                <w:rFonts w:ascii="黑体"/>
                <w:bCs/>
                <w:sz w:val="24"/>
              </w:rPr>
            </w:pPr>
            <w:r>
              <w:rPr>
                <w:rFonts w:ascii="黑体" w:hint="eastAsia"/>
                <w:bCs/>
                <w:sz w:val="24"/>
              </w:rPr>
              <w:t>用户可以查看自己的购物车信息</w:t>
            </w:r>
          </w:p>
        </w:tc>
      </w:tr>
      <w:tr w:rsidR="009B5F45" w:rsidRPr="009D0301" w14:paraId="0C107F6D" w14:textId="77777777" w:rsidTr="00B84BB4">
        <w:trPr>
          <w:trHeight w:val="335"/>
        </w:trPr>
        <w:tc>
          <w:tcPr>
            <w:tcW w:w="1349" w:type="dxa"/>
            <w:shd w:val="clear" w:color="auto" w:fill="auto"/>
          </w:tcPr>
          <w:p w14:paraId="2EB3AF3B" w14:textId="77777777" w:rsidR="009B5F45" w:rsidRPr="009D0301" w:rsidRDefault="009B5F45" w:rsidP="00B84BB4">
            <w:pPr>
              <w:rPr>
                <w:rFonts w:ascii="黑体"/>
                <w:bCs/>
                <w:sz w:val="24"/>
              </w:rPr>
            </w:pPr>
            <w:r w:rsidRPr="009D0301">
              <w:rPr>
                <w:rFonts w:ascii="黑体" w:hint="eastAsia"/>
                <w:bCs/>
                <w:sz w:val="24"/>
              </w:rPr>
              <w:t>后置条件</w:t>
            </w:r>
          </w:p>
        </w:tc>
        <w:tc>
          <w:tcPr>
            <w:tcW w:w="8351" w:type="dxa"/>
            <w:shd w:val="clear" w:color="auto" w:fill="auto"/>
          </w:tcPr>
          <w:p w14:paraId="3E5633DD" w14:textId="14C8E8BE" w:rsidR="009B5F45" w:rsidRPr="009D0301" w:rsidRDefault="00DF4C27" w:rsidP="00B84BB4">
            <w:pPr>
              <w:rPr>
                <w:rFonts w:ascii="黑体"/>
                <w:bCs/>
                <w:sz w:val="24"/>
              </w:rPr>
            </w:pPr>
            <w:r>
              <w:rPr>
                <w:rFonts w:ascii="黑体" w:hint="eastAsia"/>
                <w:bCs/>
                <w:sz w:val="24"/>
              </w:rPr>
              <w:t>无</w:t>
            </w:r>
          </w:p>
        </w:tc>
      </w:tr>
    </w:tbl>
    <w:p w14:paraId="6FF53FC7" w14:textId="2447131B" w:rsidR="009B5F45" w:rsidRDefault="009B5F45" w:rsidP="009B5F45">
      <w:pPr>
        <w:rPr>
          <w:rFonts w:ascii="黑体"/>
          <w:bCs/>
          <w:sz w:val="30"/>
          <w:szCs w:val="30"/>
        </w:rPr>
      </w:pPr>
    </w:p>
    <w:p w14:paraId="11FF664B" w14:textId="16F98EC0" w:rsidR="009B5F45" w:rsidRDefault="009B5F45" w:rsidP="009B5F45">
      <w:r>
        <w:t>7.</w:t>
      </w:r>
      <w:r w:rsidR="00833D99">
        <w:rPr>
          <w:rFonts w:hint="eastAsia"/>
        </w:rPr>
        <w:t>商家</w:t>
      </w:r>
      <w:r>
        <w:rPr>
          <w:rFonts w:hint="eastAsia"/>
        </w:rPr>
        <w:t>账号用例规约</w:t>
      </w:r>
    </w:p>
    <w:p w14:paraId="0E0405C5" w14:textId="77777777" w:rsidR="009B5F45" w:rsidRDefault="009B5F45" w:rsidP="009B5F45">
      <w:pPr>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9"/>
        <w:gridCol w:w="8351"/>
      </w:tblGrid>
      <w:tr w:rsidR="009B5F45" w:rsidRPr="009D0301" w14:paraId="0FC23047" w14:textId="77777777" w:rsidTr="00B84BB4">
        <w:trPr>
          <w:trHeight w:val="325"/>
        </w:trPr>
        <w:tc>
          <w:tcPr>
            <w:tcW w:w="1349" w:type="dxa"/>
            <w:shd w:val="clear" w:color="auto" w:fill="auto"/>
          </w:tcPr>
          <w:p w14:paraId="4B5E04B9" w14:textId="77777777" w:rsidR="009B5F45" w:rsidRPr="009D0301" w:rsidRDefault="009B5F45" w:rsidP="00B84BB4">
            <w:pPr>
              <w:rPr>
                <w:rFonts w:ascii="黑体"/>
                <w:b/>
                <w:sz w:val="30"/>
                <w:szCs w:val="30"/>
              </w:rPr>
            </w:pPr>
            <w:r w:rsidRPr="009D0301">
              <w:rPr>
                <w:rFonts w:ascii="黑体" w:hint="eastAsia"/>
                <w:bCs/>
                <w:sz w:val="24"/>
              </w:rPr>
              <w:lastRenderedPageBreak/>
              <w:t>用例编号</w:t>
            </w:r>
          </w:p>
        </w:tc>
        <w:tc>
          <w:tcPr>
            <w:tcW w:w="8351" w:type="dxa"/>
            <w:shd w:val="clear" w:color="auto" w:fill="auto"/>
          </w:tcPr>
          <w:p w14:paraId="70E802D9" w14:textId="77777777" w:rsidR="009B5F45" w:rsidRPr="009D0301" w:rsidRDefault="009B5F45" w:rsidP="00B84BB4">
            <w:pPr>
              <w:rPr>
                <w:rFonts w:ascii="黑体"/>
                <w:bCs/>
                <w:sz w:val="24"/>
              </w:rPr>
            </w:pPr>
            <w:r w:rsidRPr="009D0301">
              <w:rPr>
                <w:rFonts w:ascii="宋体" w:hAnsi="宋体" w:cs="宋体" w:hint="eastAsia"/>
                <w:bCs/>
                <w:sz w:val="24"/>
              </w:rPr>
              <w:t>UC-1</w:t>
            </w:r>
          </w:p>
        </w:tc>
      </w:tr>
      <w:tr w:rsidR="009B5F45" w:rsidRPr="009D0301" w14:paraId="19759A9D" w14:textId="77777777" w:rsidTr="00B84BB4">
        <w:trPr>
          <w:trHeight w:val="325"/>
        </w:trPr>
        <w:tc>
          <w:tcPr>
            <w:tcW w:w="1349" w:type="dxa"/>
            <w:shd w:val="clear" w:color="auto" w:fill="auto"/>
          </w:tcPr>
          <w:p w14:paraId="27C2C792" w14:textId="77777777" w:rsidR="009B5F45" w:rsidRPr="009D0301" w:rsidRDefault="009B5F45" w:rsidP="00B84BB4">
            <w:pPr>
              <w:rPr>
                <w:rFonts w:ascii="黑体"/>
                <w:bCs/>
                <w:sz w:val="30"/>
                <w:szCs w:val="30"/>
              </w:rPr>
            </w:pPr>
            <w:r w:rsidRPr="009D0301">
              <w:rPr>
                <w:rFonts w:ascii="黑体" w:hint="eastAsia"/>
                <w:bCs/>
                <w:sz w:val="24"/>
              </w:rPr>
              <w:t>用例名称</w:t>
            </w:r>
          </w:p>
        </w:tc>
        <w:tc>
          <w:tcPr>
            <w:tcW w:w="8351" w:type="dxa"/>
            <w:shd w:val="clear" w:color="auto" w:fill="auto"/>
          </w:tcPr>
          <w:p w14:paraId="766EF338" w14:textId="7029F7CF" w:rsidR="009B5F45" w:rsidRPr="009D0301" w:rsidRDefault="009957E2" w:rsidP="00B84BB4">
            <w:pPr>
              <w:rPr>
                <w:rFonts w:ascii="黑体"/>
                <w:bCs/>
                <w:sz w:val="24"/>
              </w:rPr>
            </w:pPr>
            <w:r>
              <w:rPr>
                <w:rFonts w:ascii="黑体" w:hint="eastAsia"/>
                <w:bCs/>
                <w:sz w:val="24"/>
              </w:rPr>
              <w:t>商家</w:t>
            </w:r>
            <w:r w:rsidR="00912DE5">
              <w:rPr>
                <w:rFonts w:ascii="黑体" w:hint="eastAsia"/>
                <w:bCs/>
                <w:sz w:val="24"/>
              </w:rPr>
              <w:t>功能</w:t>
            </w:r>
          </w:p>
        </w:tc>
      </w:tr>
      <w:tr w:rsidR="009B5F45" w:rsidRPr="009D0301" w14:paraId="3CCA9167" w14:textId="77777777" w:rsidTr="00B84BB4">
        <w:trPr>
          <w:trHeight w:val="325"/>
        </w:trPr>
        <w:tc>
          <w:tcPr>
            <w:tcW w:w="1349" w:type="dxa"/>
            <w:shd w:val="clear" w:color="auto" w:fill="auto"/>
          </w:tcPr>
          <w:p w14:paraId="4FB948D5" w14:textId="77777777" w:rsidR="009B5F45" w:rsidRPr="009D0301" w:rsidRDefault="009B5F45" w:rsidP="00B84BB4">
            <w:pPr>
              <w:rPr>
                <w:rFonts w:ascii="黑体"/>
                <w:bCs/>
                <w:sz w:val="24"/>
              </w:rPr>
            </w:pPr>
            <w:r w:rsidRPr="009D0301">
              <w:rPr>
                <w:rFonts w:ascii="黑体" w:hint="eastAsia"/>
                <w:bCs/>
                <w:sz w:val="24"/>
              </w:rPr>
              <w:t>用例描述</w:t>
            </w:r>
          </w:p>
        </w:tc>
        <w:tc>
          <w:tcPr>
            <w:tcW w:w="8351" w:type="dxa"/>
            <w:shd w:val="clear" w:color="auto" w:fill="auto"/>
          </w:tcPr>
          <w:p w14:paraId="122BFE61" w14:textId="74AFC4C3" w:rsidR="009B5F45" w:rsidRPr="009D0301" w:rsidRDefault="004B69EF" w:rsidP="00B84BB4">
            <w:pPr>
              <w:rPr>
                <w:rFonts w:ascii="宋体" w:hAnsi="宋体" w:cs="宋体"/>
                <w:bCs/>
                <w:sz w:val="24"/>
              </w:rPr>
            </w:pPr>
            <w:r>
              <w:rPr>
                <w:rFonts w:ascii="宋体" w:hAnsi="宋体" w:cs="宋体" w:hint="eastAsia"/>
                <w:bCs/>
                <w:sz w:val="24"/>
              </w:rPr>
              <w:t>商家可以使用的功能</w:t>
            </w:r>
          </w:p>
        </w:tc>
      </w:tr>
      <w:tr w:rsidR="009B5F45" w:rsidRPr="009D0301" w14:paraId="138328EB" w14:textId="77777777" w:rsidTr="00B84BB4">
        <w:trPr>
          <w:trHeight w:val="325"/>
        </w:trPr>
        <w:tc>
          <w:tcPr>
            <w:tcW w:w="1349" w:type="dxa"/>
            <w:shd w:val="clear" w:color="auto" w:fill="auto"/>
          </w:tcPr>
          <w:p w14:paraId="4238DECE" w14:textId="77777777" w:rsidR="009B5F45" w:rsidRPr="009D0301" w:rsidRDefault="009B5F45" w:rsidP="00B84BB4">
            <w:pPr>
              <w:rPr>
                <w:rFonts w:ascii="黑体"/>
                <w:bCs/>
                <w:sz w:val="30"/>
                <w:szCs w:val="30"/>
              </w:rPr>
            </w:pPr>
            <w:r w:rsidRPr="009D0301">
              <w:rPr>
                <w:rFonts w:ascii="黑体" w:hint="eastAsia"/>
                <w:bCs/>
                <w:sz w:val="24"/>
              </w:rPr>
              <w:t>主参与者</w:t>
            </w:r>
          </w:p>
        </w:tc>
        <w:tc>
          <w:tcPr>
            <w:tcW w:w="8351" w:type="dxa"/>
            <w:shd w:val="clear" w:color="auto" w:fill="auto"/>
          </w:tcPr>
          <w:p w14:paraId="1AC85C21" w14:textId="1F33F7EA" w:rsidR="009B5F45" w:rsidRPr="009D0301" w:rsidRDefault="00C9323B" w:rsidP="00B84BB4">
            <w:pPr>
              <w:rPr>
                <w:rFonts w:ascii="黑体"/>
                <w:bCs/>
                <w:sz w:val="24"/>
              </w:rPr>
            </w:pPr>
            <w:r>
              <w:rPr>
                <w:rFonts w:ascii="黑体" w:hint="eastAsia"/>
                <w:bCs/>
                <w:sz w:val="24"/>
              </w:rPr>
              <w:t>商家</w:t>
            </w:r>
          </w:p>
        </w:tc>
      </w:tr>
      <w:tr w:rsidR="009B5F45" w:rsidRPr="009D0301" w14:paraId="1EC49A65" w14:textId="77777777" w:rsidTr="00B84BB4">
        <w:trPr>
          <w:trHeight w:val="325"/>
        </w:trPr>
        <w:tc>
          <w:tcPr>
            <w:tcW w:w="1349" w:type="dxa"/>
            <w:shd w:val="clear" w:color="auto" w:fill="auto"/>
          </w:tcPr>
          <w:p w14:paraId="29C58B6D" w14:textId="77777777" w:rsidR="009B5F45" w:rsidRPr="009D0301" w:rsidRDefault="009B5F45" w:rsidP="00B84BB4">
            <w:pPr>
              <w:rPr>
                <w:rFonts w:ascii="黑体"/>
                <w:b/>
                <w:sz w:val="30"/>
                <w:szCs w:val="30"/>
              </w:rPr>
            </w:pPr>
            <w:r w:rsidRPr="009D0301">
              <w:rPr>
                <w:rFonts w:ascii="黑体" w:hint="eastAsia"/>
                <w:bCs/>
                <w:sz w:val="24"/>
              </w:rPr>
              <w:t>前置条件</w:t>
            </w:r>
          </w:p>
        </w:tc>
        <w:tc>
          <w:tcPr>
            <w:tcW w:w="8351" w:type="dxa"/>
            <w:shd w:val="clear" w:color="auto" w:fill="auto"/>
          </w:tcPr>
          <w:p w14:paraId="1A829616" w14:textId="5454F2B8" w:rsidR="009B5F45" w:rsidRPr="009D0301" w:rsidRDefault="00C9323B" w:rsidP="00B84BB4">
            <w:pPr>
              <w:rPr>
                <w:rFonts w:ascii="黑体"/>
                <w:bCs/>
                <w:sz w:val="24"/>
              </w:rPr>
            </w:pPr>
            <w:r>
              <w:rPr>
                <w:rFonts w:ascii="黑体" w:hint="eastAsia"/>
                <w:bCs/>
                <w:sz w:val="24"/>
              </w:rPr>
              <w:t>商家已登录成功</w:t>
            </w:r>
          </w:p>
        </w:tc>
      </w:tr>
      <w:tr w:rsidR="009B5F45" w:rsidRPr="009D0301" w14:paraId="3AE8949B" w14:textId="77777777" w:rsidTr="00B84BB4">
        <w:trPr>
          <w:trHeight w:val="1271"/>
        </w:trPr>
        <w:tc>
          <w:tcPr>
            <w:tcW w:w="1349" w:type="dxa"/>
            <w:shd w:val="clear" w:color="auto" w:fill="auto"/>
          </w:tcPr>
          <w:p w14:paraId="7763C458" w14:textId="77777777" w:rsidR="009B5F45" w:rsidRPr="009D0301" w:rsidRDefault="009B5F45" w:rsidP="00B84BB4">
            <w:pPr>
              <w:rPr>
                <w:rFonts w:ascii="黑体"/>
                <w:bCs/>
                <w:sz w:val="24"/>
              </w:rPr>
            </w:pPr>
          </w:p>
          <w:p w14:paraId="497051E3" w14:textId="77777777" w:rsidR="009B5F45" w:rsidRPr="009D0301" w:rsidRDefault="009B5F45" w:rsidP="00B84BB4">
            <w:pPr>
              <w:rPr>
                <w:rFonts w:ascii="黑体"/>
                <w:bCs/>
                <w:sz w:val="24"/>
              </w:rPr>
            </w:pPr>
            <w:r w:rsidRPr="009D0301">
              <w:rPr>
                <w:rFonts w:ascii="黑体" w:hint="eastAsia"/>
                <w:bCs/>
                <w:sz w:val="24"/>
              </w:rPr>
              <w:t>事件流</w:t>
            </w:r>
          </w:p>
        </w:tc>
        <w:tc>
          <w:tcPr>
            <w:tcW w:w="8351" w:type="dxa"/>
            <w:shd w:val="clear" w:color="auto" w:fill="auto"/>
          </w:tcPr>
          <w:p w14:paraId="7A275CE7" w14:textId="0BB745FB" w:rsidR="009B5F45" w:rsidRPr="009D0301" w:rsidRDefault="009B5F45" w:rsidP="009B5F45">
            <w:pPr>
              <w:rPr>
                <w:rFonts w:ascii="黑体"/>
                <w:bCs/>
                <w:sz w:val="24"/>
              </w:rPr>
            </w:pPr>
            <w:r>
              <w:rPr>
                <w:rFonts w:ascii="黑体" w:hint="eastAsia"/>
                <w:bCs/>
                <w:sz w:val="24"/>
              </w:rPr>
              <w:t>1</w:t>
            </w:r>
            <w:r>
              <w:rPr>
                <w:rFonts w:ascii="黑体" w:hint="eastAsia"/>
                <w:bCs/>
                <w:sz w:val="24"/>
              </w:rPr>
              <w:t>、</w:t>
            </w:r>
            <w:r w:rsidR="00FB7DC7">
              <w:rPr>
                <w:rFonts w:ascii="黑体" w:hint="eastAsia"/>
                <w:bCs/>
                <w:sz w:val="24"/>
              </w:rPr>
              <w:t>商家可以修改自己的信息</w:t>
            </w:r>
          </w:p>
          <w:p w14:paraId="208910DF" w14:textId="204BCB38" w:rsidR="009B5F45" w:rsidRPr="007E20B9" w:rsidRDefault="009B5F45" w:rsidP="009B5F45">
            <w:pPr>
              <w:rPr>
                <w:rFonts w:ascii="黑体"/>
                <w:bCs/>
                <w:sz w:val="24"/>
              </w:rPr>
            </w:pPr>
            <w:r>
              <w:rPr>
                <w:rFonts w:ascii="黑体" w:hint="eastAsia"/>
                <w:bCs/>
                <w:sz w:val="24"/>
              </w:rPr>
              <w:t>2</w:t>
            </w:r>
            <w:r>
              <w:rPr>
                <w:rFonts w:ascii="黑体" w:hint="eastAsia"/>
                <w:bCs/>
                <w:sz w:val="24"/>
              </w:rPr>
              <w:t>、</w:t>
            </w:r>
            <w:r w:rsidR="0046373A">
              <w:rPr>
                <w:rFonts w:ascii="黑体" w:hint="eastAsia"/>
                <w:bCs/>
                <w:sz w:val="24"/>
              </w:rPr>
              <w:t>商家可以查看上架商品的详细信息</w:t>
            </w:r>
          </w:p>
          <w:p w14:paraId="7D6F8906" w14:textId="4DA61655" w:rsidR="009B5F45" w:rsidRPr="009D0301" w:rsidRDefault="009B5F45" w:rsidP="009B5F45">
            <w:pPr>
              <w:rPr>
                <w:rFonts w:ascii="黑体"/>
                <w:bCs/>
                <w:sz w:val="24"/>
              </w:rPr>
            </w:pPr>
            <w:r>
              <w:rPr>
                <w:rFonts w:ascii="黑体" w:hint="eastAsia"/>
                <w:bCs/>
                <w:sz w:val="24"/>
              </w:rPr>
              <w:t>3</w:t>
            </w:r>
            <w:r>
              <w:rPr>
                <w:rFonts w:ascii="黑体" w:hint="eastAsia"/>
                <w:bCs/>
                <w:sz w:val="24"/>
              </w:rPr>
              <w:t>、</w:t>
            </w:r>
            <w:r w:rsidR="00021DE8">
              <w:rPr>
                <w:rFonts w:ascii="黑体" w:hint="eastAsia"/>
                <w:bCs/>
                <w:sz w:val="24"/>
              </w:rPr>
              <w:t>商家可以增加，删除商品</w:t>
            </w:r>
          </w:p>
        </w:tc>
      </w:tr>
      <w:tr w:rsidR="009B5F45" w:rsidRPr="009D0301" w14:paraId="200A50C4" w14:textId="77777777" w:rsidTr="00B84BB4">
        <w:trPr>
          <w:trHeight w:val="335"/>
        </w:trPr>
        <w:tc>
          <w:tcPr>
            <w:tcW w:w="1349" w:type="dxa"/>
            <w:shd w:val="clear" w:color="auto" w:fill="auto"/>
          </w:tcPr>
          <w:p w14:paraId="0799C7AB" w14:textId="77777777" w:rsidR="009B5F45" w:rsidRPr="009D0301" w:rsidRDefault="009B5F45" w:rsidP="00B84BB4">
            <w:pPr>
              <w:rPr>
                <w:rFonts w:ascii="黑体"/>
                <w:bCs/>
                <w:sz w:val="24"/>
              </w:rPr>
            </w:pPr>
            <w:r w:rsidRPr="009D0301">
              <w:rPr>
                <w:rFonts w:ascii="黑体" w:hint="eastAsia"/>
                <w:bCs/>
                <w:sz w:val="24"/>
              </w:rPr>
              <w:t>后置条件</w:t>
            </w:r>
          </w:p>
        </w:tc>
        <w:tc>
          <w:tcPr>
            <w:tcW w:w="8351" w:type="dxa"/>
            <w:shd w:val="clear" w:color="auto" w:fill="auto"/>
          </w:tcPr>
          <w:p w14:paraId="318D97EE" w14:textId="7DDBEF79" w:rsidR="009B5F45" w:rsidRPr="009D0301" w:rsidRDefault="00126389" w:rsidP="00B84BB4">
            <w:pPr>
              <w:rPr>
                <w:rFonts w:ascii="黑体"/>
                <w:bCs/>
                <w:sz w:val="24"/>
              </w:rPr>
            </w:pPr>
            <w:r>
              <w:rPr>
                <w:rFonts w:ascii="黑体" w:hint="eastAsia"/>
                <w:bCs/>
                <w:sz w:val="24"/>
              </w:rPr>
              <w:t>无</w:t>
            </w:r>
          </w:p>
        </w:tc>
      </w:tr>
    </w:tbl>
    <w:p w14:paraId="55B4BE8F" w14:textId="77777777" w:rsidR="009B5F45" w:rsidRDefault="009B5F45" w:rsidP="009B5F45">
      <w:pPr>
        <w:rPr>
          <w:rFonts w:ascii="黑体"/>
          <w:bCs/>
          <w:sz w:val="30"/>
          <w:szCs w:val="30"/>
        </w:rPr>
      </w:pPr>
    </w:p>
    <w:p w14:paraId="5621614D" w14:textId="77777777" w:rsidR="009B5F45" w:rsidRDefault="009B5F45" w:rsidP="008B7EA1"/>
    <w:p w14:paraId="7E13AE1E" w14:textId="107A13A8" w:rsidR="004211B1" w:rsidRDefault="004211B1" w:rsidP="004211B1">
      <w:pPr>
        <w:pStyle w:val="2"/>
      </w:pPr>
      <w:bookmarkStart w:id="7" w:name="_Toc12374398"/>
      <w:r>
        <w:rPr>
          <w:rFonts w:hint="eastAsia"/>
        </w:rPr>
        <w:t>3</w:t>
      </w:r>
      <w:r>
        <w:t xml:space="preserve">. </w:t>
      </w:r>
      <w:r>
        <w:rPr>
          <w:rFonts w:hint="eastAsia"/>
        </w:rPr>
        <w:t>开发工具的选择</w:t>
      </w:r>
      <w:bookmarkEnd w:id="7"/>
    </w:p>
    <w:p w14:paraId="3650BD9E" w14:textId="6EDD711F" w:rsidR="00573D05" w:rsidRPr="00573D05" w:rsidRDefault="00573D05" w:rsidP="00573D05">
      <w:r>
        <w:rPr>
          <w:rFonts w:hint="eastAsia"/>
        </w:rPr>
        <w:t>Android</w:t>
      </w:r>
      <w:r>
        <w:t xml:space="preserve"> </w:t>
      </w:r>
      <w:r>
        <w:rPr>
          <w:rFonts w:hint="eastAsia"/>
        </w:rPr>
        <w:t>studio、</w:t>
      </w:r>
      <w:r w:rsidRPr="0018109A">
        <w:t>IntelliJ IDEA</w:t>
      </w:r>
      <w:r>
        <w:rPr>
          <w:rFonts w:hint="eastAsia"/>
        </w:rPr>
        <w:t>、</w:t>
      </w:r>
    </w:p>
    <w:p w14:paraId="3C3B4E8A" w14:textId="7E45A0AA" w:rsidR="004211B1" w:rsidRDefault="004211B1" w:rsidP="004211B1">
      <w:pPr>
        <w:pStyle w:val="2"/>
      </w:pPr>
      <w:bookmarkStart w:id="8" w:name="_Toc12374399"/>
      <w:r>
        <w:rPr>
          <w:rFonts w:hint="eastAsia"/>
        </w:rPr>
        <w:t>4</w:t>
      </w:r>
      <w:r>
        <w:t xml:space="preserve">. </w:t>
      </w:r>
      <w:r>
        <w:rPr>
          <w:rFonts w:hint="eastAsia"/>
        </w:rPr>
        <w:t>开发所需的实用技术</w:t>
      </w:r>
      <w:bookmarkEnd w:id="8"/>
    </w:p>
    <w:p w14:paraId="503192D7" w14:textId="7D30E157" w:rsidR="00483565" w:rsidRPr="00483565" w:rsidRDefault="00483565" w:rsidP="00483565">
      <w:r>
        <w:rPr>
          <w:rFonts w:hint="eastAsia"/>
        </w:rPr>
        <w:t>Android，Java高级语言</w:t>
      </w:r>
    </w:p>
    <w:p w14:paraId="49251839" w14:textId="6723272C" w:rsidR="004211B1" w:rsidRDefault="004211B1" w:rsidP="004211B1">
      <w:pPr>
        <w:pStyle w:val="2"/>
      </w:pPr>
      <w:bookmarkStart w:id="9" w:name="_Toc12374400"/>
      <w:r>
        <w:rPr>
          <w:rFonts w:hint="eastAsia"/>
        </w:rPr>
        <w:t>5</w:t>
      </w:r>
      <w:r>
        <w:t xml:space="preserve">. </w:t>
      </w:r>
      <w:r>
        <w:rPr>
          <w:rFonts w:hint="eastAsia"/>
        </w:rPr>
        <w:t>数据库结构设计</w:t>
      </w:r>
      <w:bookmarkEnd w:id="9"/>
    </w:p>
    <w:p w14:paraId="2E7F8E60" w14:textId="77777777" w:rsidR="004D1DA0" w:rsidRPr="00391939" w:rsidRDefault="004D1DA0" w:rsidP="004D1DA0">
      <w:pPr>
        <w:spacing w:line="300" w:lineRule="auto"/>
        <w:ind w:firstLineChars="200" w:firstLine="480"/>
        <w:jc w:val="left"/>
        <w:rPr>
          <w:rFonts w:ascii="宋体" w:hAnsi="宋体"/>
          <w:b/>
          <w:sz w:val="24"/>
        </w:rPr>
      </w:pPr>
      <w:r w:rsidRPr="00391939">
        <w:rPr>
          <w:rFonts w:ascii="宋体" w:hAnsi="宋体" w:hint="eastAsia"/>
          <w:sz w:val="24"/>
        </w:rPr>
        <w:t>数据库系统的出现使信息系统从以加工数据的程序为中心转向围绕共享的数据库为中心的新阶段。这样既便于数据的集中管理，又有利于应用程序的研制和维护，提高了数据的利用性和相容性，提高了决策的可靠性。目前，数据库已经成为现代信息系统不可分割的重要组成部分。数据库技术也是计算机领域中发展最快的技术之一。</w:t>
      </w:r>
    </w:p>
    <w:p w14:paraId="6E85CB72" w14:textId="7C3CAF4F" w:rsidR="004D1DA0" w:rsidRPr="00391939" w:rsidRDefault="004D1DA0" w:rsidP="004D1DA0">
      <w:pPr>
        <w:spacing w:line="300" w:lineRule="auto"/>
        <w:ind w:firstLineChars="200" w:firstLine="480"/>
        <w:jc w:val="left"/>
        <w:rPr>
          <w:rFonts w:ascii="宋体" w:hAnsi="宋体"/>
          <w:sz w:val="24"/>
        </w:rPr>
      </w:pPr>
      <w:r w:rsidRPr="00391939">
        <w:rPr>
          <w:rFonts w:ascii="宋体" w:hAnsi="宋体" w:hint="eastAsia"/>
          <w:sz w:val="24"/>
        </w:rPr>
        <w:lastRenderedPageBreak/>
        <w:t>数据库设计是把现实世界的实体模型与需求转换成数据库的模型的过程，它是建立数据库应用系统的核心问题。数据库及其应用的性能都建立在良好的数据库设计的基础之上，数据库的数据是一切操作的基础，如果数据库设计不好，那么其它一切用于提高数据库性能的方法收效都是有限的。数据库设计的关键是如何使设计的数据库能合理地存储用户的数据，方便用户进行数据处理。</w:t>
      </w:r>
    </w:p>
    <w:p w14:paraId="1DDAB4B3" w14:textId="7911C632" w:rsidR="004D1DA0" w:rsidRPr="00391939" w:rsidRDefault="004D1DA0" w:rsidP="004D1DA0">
      <w:pPr>
        <w:spacing w:line="300" w:lineRule="auto"/>
        <w:ind w:firstLineChars="200" w:firstLine="480"/>
        <w:rPr>
          <w:rFonts w:ascii="宋体" w:hAnsi="宋体"/>
          <w:sz w:val="24"/>
        </w:rPr>
      </w:pPr>
      <w:r w:rsidRPr="00391939">
        <w:rPr>
          <w:rFonts w:ascii="宋体" w:hAnsi="宋体" w:hint="eastAsia"/>
          <w:sz w:val="24"/>
        </w:rPr>
        <w:t>设计数据库必须遵循一定的规则，在关系型数据库中，这种规则就是范式，范式是符合某一种级别的关系模式的集合。一般人们设计数据库遵循第三范式。即：数据库表中不包含已在其他表中包含的非主关键字信息。采用范式减少了数据冗余，节约了存储空间，同时加快了增、删、改的速度。</w:t>
      </w:r>
      <w:bookmarkStart w:id="10" w:name="_Toc110943302"/>
      <w:bookmarkStart w:id="11" w:name="_Toc111348967"/>
    </w:p>
    <w:bookmarkEnd w:id="10"/>
    <w:bookmarkEnd w:id="11"/>
    <w:p w14:paraId="4AA2C369" w14:textId="77777777" w:rsidR="00544F0A" w:rsidRPr="004D1DA0" w:rsidRDefault="00544F0A" w:rsidP="00544F0A"/>
    <w:p w14:paraId="4E10C626" w14:textId="748E6BA1" w:rsidR="008D7855" w:rsidRDefault="008D7855" w:rsidP="008D7855"/>
    <w:p w14:paraId="1A5CEF34" w14:textId="494317D1" w:rsidR="008D7855" w:rsidRPr="008D7855" w:rsidRDefault="008D7855" w:rsidP="008D7855">
      <w:r>
        <w:rPr>
          <w:rFonts w:hint="eastAsia"/>
        </w:rPr>
        <w:t>商品信息表</w:t>
      </w:r>
    </w:p>
    <w:p w14:paraId="59B80CDB" w14:textId="64E95D26" w:rsidR="00FA001D" w:rsidRDefault="00FA001D" w:rsidP="00FA001D">
      <w:r>
        <w:t>  </w:t>
      </w:r>
      <w:r w:rsidR="008D7855">
        <w:rPr>
          <w:noProof/>
        </w:rPr>
        <w:drawing>
          <wp:inline distT="0" distB="0" distL="0" distR="0" wp14:anchorId="67A7655A" wp14:editId="383A67B1">
            <wp:extent cx="5274310" cy="1314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14450"/>
                    </a:xfrm>
                    <a:prstGeom prst="rect">
                      <a:avLst/>
                    </a:prstGeom>
                  </pic:spPr>
                </pic:pic>
              </a:graphicData>
            </a:graphic>
          </wp:inline>
        </w:drawing>
      </w:r>
    </w:p>
    <w:p w14:paraId="63576ED4" w14:textId="4ED464D9" w:rsidR="008D7855" w:rsidRDefault="008D7855" w:rsidP="00FA001D">
      <w:r>
        <w:rPr>
          <w:rFonts w:hint="eastAsia"/>
        </w:rPr>
        <w:t>商品类型表</w:t>
      </w:r>
    </w:p>
    <w:p w14:paraId="191E0CB8" w14:textId="7D6C6F5A" w:rsidR="008D7855" w:rsidRDefault="008D7855" w:rsidP="00FA001D">
      <w:r>
        <w:rPr>
          <w:noProof/>
        </w:rPr>
        <w:drawing>
          <wp:inline distT="0" distB="0" distL="0" distR="0" wp14:anchorId="43F8D42B" wp14:editId="33AB8781">
            <wp:extent cx="5274310" cy="6356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35635"/>
                    </a:xfrm>
                    <a:prstGeom prst="rect">
                      <a:avLst/>
                    </a:prstGeom>
                  </pic:spPr>
                </pic:pic>
              </a:graphicData>
            </a:graphic>
          </wp:inline>
        </w:drawing>
      </w:r>
    </w:p>
    <w:p w14:paraId="081F5459" w14:textId="038ACCC5" w:rsidR="008D7855" w:rsidRDefault="008D7855" w:rsidP="00FA001D">
      <w:r>
        <w:rPr>
          <w:rFonts w:hint="eastAsia"/>
        </w:rPr>
        <w:t>订单表</w:t>
      </w:r>
    </w:p>
    <w:p w14:paraId="4D86A17D" w14:textId="77777777" w:rsidR="008D7855" w:rsidRDefault="008D7855" w:rsidP="00FA001D"/>
    <w:p w14:paraId="403A83A8" w14:textId="00241FBD" w:rsidR="008D7855" w:rsidRDefault="008D7855" w:rsidP="00FA001D">
      <w:r>
        <w:rPr>
          <w:noProof/>
        </w:rPr>
        <w:lastRenderedPageBreak/>
        <w:drawing>
          <wp:inline distT="0" distB="0" distL="0" distR="0" wp14:anchorId="04E245D8" wp14:editId="22DD8E22">
            <wp:extent cx="5274310" cy="17849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84985"/>
                    </a:xfrm>
                    <a:prstGeom prst="rect">
                      <a:avLst/>
                    </a:prstGeom>
                  </pic:spPr>
                </pic:pic>
              </a:graphicData>
            </a:graphic>
          </wp:inline>
        </w:drawing>
      </w:r>
    </w:p>
    <w:p w14:paraId="342EE4A0" w14:textId="3ACB687E" w:rsidR="008D7855" w:rsidRDefault="008D7855" w:rsidP="00FA001D">
      <w:r>
        <w:rPr>
          <w:rFonts w:hint="eastAsia"/>
        </w:rPr>
        <w:t>订单类型表</w:t>
      </w:r>
    </w:p>
    <w:p w14:paraId="338A75A1" w14:textId="77777777" w:rsidR="008D7855" w:rsidRDefault="008D7855" w:rsidP="00FA001D"/>
    <w:p w14:paraId="1AC15A80" w14:textId="402F31CB" w:rsidR="008D7855" w:rsidRDefault="008D7855" w:rsidP="00FA001D">
      <w:r>
        <w:rPr>
          <w:noProof/>
        </w:rPr>
        <w:drawing>
          <wp:inline distT="0" distB="0" distL="0" distR="0" wp14:anchorId="6D9618BA" wp14:editId="4698D16B">
            <wp:extent cx="5274310" cy="8299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29945"/>
                    </a:xfrm>
                    <a:prstGeom prst="rect">
                      <a:avLst/>
                    </a:prstGeom>
                  </pic:spPr>
                </pic:pic>
              </a:graphicData>
            </a:graphic>
          </wp:inline>
        </w:drawing>
      </w:r>
    </w:p>
    <w:p w14:paraId="1A90D6EC" w14:textId="712D46E9" w:rsidR="008D7855" w:rsidRDefault="008D7855" w:rsidP="00FA001D">
      <w:r>
        <w:rPr>
          <w:rFonts w:hint="eastAsia"/>
        </w:rPr>
        <w:t>购物车表</w:t>
      </w:r>
    </w:p>
    <w:p w14:paraId="1BDBCAF6" w14:textId="33842D7E" w:rsidR="008D7855" w:rsidRDefault="008D7855" w:rsidP="00FA001D">
      <w:r>
        <w:rPr>
          <w:noProof/>
        </w:rPr>
        <w:drawing>
          <wp:inline distT="0" distB="0" distL="0" distR="0" wp14:anchorId="70D21536" wp14:editId="6DD5DC9B">
            <wp:extent cx="5274310" cy="152146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21460"/>
                    </a:xfrm>
                    <a:prstGeom prst="rect">
                      <a:avLst/>
                    </a:prstGeom>
                  </pic:spPr>
                </pic:pic>
              </a:graphicData>
            </a:graphic>
          </wp:inline>
        </w:drawing>
      </w:r>
    </w:p>
    <w:p w14:paraId="1068E5A6" w14:textId="47D20D55" w:rsidR="008D7855" w:rsidRDefault="008D7855" w:rsidP="00FA001D">
      <w:r>
        <w:rPr>
          <w:rFonts w:hint="eastAsia"/>
        </w:rPr>
        <w:t>用户表</w:t>
      </w:r>
    </w:p>
    <w:p w14:paraId="32338F47" w14:textId="77777777" w:rsidR="008D7855" w:rsidRDefault="008D7855" w:rsidP="00FA001D"/>
    <w:p w14:paraId="1B160ADB" w14:textId="77777777" w:rsidR="008D7855" w:rsidRDefault="008D7855" w:rsidP="00FA001D"/>
    <w:p w14:paraId="6C3700C0" w14:textId="3DC38EF7" w:rsidR="008D7855" w:rsidRDefault="008D7855" w:rsidP="00FA001D">
      <w:r>
        <w:rPr>
          <w:noProof/>
        </w:rPr>
        <w:drawing>
          <wp:inline distT="0" distB="0" distL="0" distR="0" wp14:anchorId="12505EF8" wp14:editId="3EFB0C6B">
            <wp:extent cx="5274310" cy="19418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41830"/>
                    </a:xfrm>
                    <a:prstGeom prst="rect">
                      <a:avLst/>
                    </a:prstGeom>
                  </pic:spPr>
                </pic:pic>
              </a:graphicData>
            </a:graphic>
          </wp:inline>
        </w:drawing>
      </w:r>
    </w:p>
    <w:p w14:paraId="3F43ADF5" w14:textId="2649C8F2" w:rsidR="008D7855" w:rsidRDefault="008D7855" w:rsidP="00FA001D">
      <w:r>
        <w:rPr>
          <w:rFonts w:hint="eastAsia"/>
        </w:rPr>
        <w:t>用户信息表</w:t>
      </w:r>
    </w:p>
    <w:p w14:paraId="6B313311" w14:textId="77777777" w:rsidR="008D7855" w:rsidRDefault="008D7855" w:rsidP="00FA001D"/>
    <w:p w14:paraId="1CD1B726" w14:textId="41B4575F" w:rsidR="008D7855" w:rsidRDefault="008D7855" w:rsidP="00FA001D">
      <w:r>
        <w:rPr>
          <w:noProof/>
        </w:rPr>
        <w:lastRenderedPageBreak/>
        <w:drawing>
          <wp:inline distT="0" distB="0" distL="0" distR="0" wp14:anchorId="3E88A37D" wp14:editId="2B4CABE9">
            <wp:extent cx="5274310" cy="7785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78510"/>
                    </a:xfrm>
                    <a:prstGeom prst="rect">
                      <a:avLst/>
                    </a:prstGeom>
                  </pic:spPr>
                </pic:pic>
              </a:graphicData>
            </a:graphic>
          </wp:inline>
        </w:drawing>
      </w:r>
    </w:p>
    <w:p w14:paraId="407C584C" w14:textId="67FD33C5" w:rsidR="004211B1" w:rsidRDefault="004211B1" w:rsidP="004211B1">
      <w:pPr>
        <w:pStyle w:val="2"/>
      </w:pPr>
      <w:bookmarkStart w:id="12" w:name="_Toc12374401"/>
      <w:r>
        <w:rPr>
          <w:rFonts w:hint="eastAsia"/>
        </w:rPr>
        <w:t>6</w:t>
      </w:r>
      <w:r>
        <w:t xml:space="preserve">. </w:t>
      </w:r>
      <w:r>
        <w:rPr>
          <w:rFonts w:hint="eastAsia"/>
        </w:rPr>
        <w:t>系统模块界面设计</w:t>
      </w:r>
      <w:bookmarkEnd w:id="12"/>
    </w:p>
    <w:p w14:paraId="77B7E9A0" w14:textId="658A8FE4" w:rsidR="003415B2" w:rsidRDefault="003415B2" w:rsidP="003415B2"/>
    <w:p w14:paraId="0FBF05E8" w14:textId="2E525439" w:rsidR="003415B2" w:rsidRDefault="003415B2" w:rsidP="003415B2"/>
    <w:p w14:paraId="2775D85D" w14:textId="6EFA3077" w:rsidR="003415B2" w:rsidRDefault="003415B2" w:rsidP="003415B2"/>
    <w:p w14:paraId="0F22266A" w14:textId="2E6B078B" w:rsidR="003415B2" w:rsidRPr="003415B2" w:rsidRDefault="003415B2" w:rsidP="003415B2">
      <w:r>
        <w:rPr>
          <w:rFonts w:hint="eastAsia"/>
        </w:rPr>
        <w:t>登录注册界面</w:t>
      </w:r>
    </w:p>
    <w:p w14:paraId="14D485AC" w14:textId="5B0D1EE2" w:rsidR="003415B2" w:rsidRDefault="003415B2" w:rsidP="003415B2">
      <w:r>
        <w:rPr>
          <w:noProof/>
        </w:rPr>
        <w:drawing>
          <wp:inline distT="0" distB="0" distL="0" distR="0" wp14:anchorId="6B98CC27" wp14:editId="5FDCF4BE">
            <wp:extent cx="3162300" cy="5943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300" cy="5943600"/>
                    </a:xfrm>
                    <a:prstGeom prst="rect">
                      <a:avLst/>
                    </a:prstGeom>
                  </pic:spPr>
                </pic:pic>
              </a:graphicData>
            </a:graphic>
          </wp:inline>
        </w:drawing>
      </w:r>
    </w:p>
    <w:p w14:paraId="2166B791" w14:textId="5829CF85" w:rsidR="003415B2" w:rsidRDefault="003415B2" w:rsidP="003415B2"/>
    <w:p w14:paraId="570AF503" w14:textId="5A6649CE" w:rsidR="003415B2" w:rsidRDefault="003415B2" w:rsidP="003415B2"/>
    <w:p w14:paraId="212A5C3F" w14:textId="359411C5" w:rsidR="003415B2" w:rsidRDefault="003415B2" w:rsidP="003415B2">
      <w:r>
        <w:rPr>
          <w:rFonts w:hint="eastAsia"/>
        </w:rPr>
        <w:lastRenderedPageBreak/>
        <w:t>商品展示页面</w:t>
      </w:r>
    </w:p>
    <w:p w14:paraId="3818E5C9" w14:textId="0C7A8DAF" w:rsidR="003415B2" w:rsidRDefault="003415B2" w:rsidP="003415B2">
      <w:r>
        <w:rPr>
          <w:noProof/>
        </w:rPr>
        <w:drawing>
          <wp:inline distT="0" distB="0" distL="0" distR="0" wp14:anchorId="3AA6118A" wp14:editId="0FFB9FEC">
            <wp:extent cx="3152775" cy="58674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2775" cy="5867400"/>
                    </a:xfrm>
                    <a:prstGeom prst="rect">
                      <a:avLst/>
                    </a:prstGeom>
                  </pic:spPr>
                </pic:pic>
              </a:graphicData>
            </a:graphic>
          </wp:inline>
        </w:drawing>
      </w:r>
    </w:p>
    <w:p w14:paraId="549A2141" w14:textId="0F66C2B3" w:rsidR="003415B2" w:rsidRDefault="003415B2" w:rsidP="003415B2"/>
    <w:p w14:paraId="74480106" w14:textId="095C45A2" w:rsidR="003415B2" w:rsidRDefault="003415B2" w:rsidP="003415B2"/>
    <w:p w14:paraId="33E81478" w14:textId="69661768" w:rsidR="003415B2" w:rsidRDefault="003415B2" w:rsidP="003415B2"/>
    <w:p w14:paraId="0C9CEC7E" w14:textId="576734F1" w:rsidR="003415B2" w:rsidRDefault="003415B2" w:rsidP="003415B2">
      <w:r>
        <w:rPr>
          <w:rFonts w:hint="eastAsia"/>
        </w:rPr>
        <w:t>购物车页面</w:t>
      </w:r>
    </w:p>
    <w:p w14:paraId="2E3422BE" w14:textId="2D66F817" w:rsidR="003415B2" w:rsidRDefault="003415B2" w:rsidP="003415B2">
      <w:r>
        <w:rPr>
          <w:noProof/>
        </w:rPr>
        <w:lastRenderedPageBreak/>
        <w:drawing>
          <wp:inline distT="0" distB="0" distL="0" distR="0" wp14:anchorId="4332CA78" wp14:editId="0E8E3E1B">
            <wp:extent cx="3200400" cy="5848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5848350"/>
                    </a:xfrm>
                    <a:prstGeom prst="rect">
                      <a:avLst/>
                    </a:prstGeom>
                  </pic:spPr>
                </pic:pic>
              </a:graphicData>
            </a:graphic>
          </wp:inline>
        </w:drawing>
      </w:r>
    </w:p>
    <w:p w14:paraId="62484B77" w14:textId="41A899C0" w:rsidR="003415B2" w:rsidRDefault="003415B2" w:rsidP="003415B2"/>
    <w:p w14:paraId="7C1F303D" w14:textId="4552E004" w:rsidR="003415B2" w:rsidRDefault="003415B2" w:rsidP="003415B2">
      <w:r>
        <w:rPr>
          <w:rFonts w:hint="eastAsia"/>
        </w:rPr>
        <w:t>订单信息页面</w:t>
      </w:r>
    </w:p>
    <w:p w14:paraId="21259AE2" w14:textId="1768CD9A" w:rsidR="003415B2" w:rsidRDefault="003415B2" w:rsidP="003415B2">
      <w:r>
        <w:rPr>
          <w:noProof/>
        </w:rPr>
        <w:lastRenderedPageBreak/>
        <w:drawing>
          <wp:inline distT="0" distB="0" distL="0" distR="0" wp14:anchorId="01F1437D" wp14:editId="1FB6D64C">
            <wp:extent cx="3171825" cy="58007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1825" cy="5800725"/>
                    </a:xfrm>
                    <a:prstGeom prst="rect">
                      <a:avLst/>
                    </a:prstGeom>
                  </pic:spPr>
                </pic:pic>
              </a:graphicData>
            </a:graphic>
          </wp:inline>
        </w:drawing>
      </w:r>
    </w:p>
    <w:p w14:paraId="2AA43FC0" w14:textId="2E30C88D" w:rsidR="003415B2" w:rsidRDefault="003415B2" w:rsidP="003415B2"/>
    <w:p w14:paraId="208A8ED5" w14:textId="7EADAC2F" w:rsidR="003415B2" w:rsidRDefault="003415B2" w:rsidP="003415B2">
      <w:r>
        <w:rPr>
          <w:rFonts w:hint="eastAsia"/>
        </w:rPr>
        <w:t>商品详细信息页面</w:t>
      </w:r>
    </w:p>
    <w:p w14:paraId="3AB38AFF" w14:textId="77777777" w:rsidR="003415B2" w:rsidRDefault="003415B2" w:rsidP="003415B2"/>
    <w:p w14:paraId="14E829A3" w14:textId="67B38C4B" w:rsidR="003415B2" w:rsidRDefault="003415B2" w:rsidP="003415B2">
      <w:r>
        <w:rPr>
          <w:noProof/>
        </w:rPr>
        <w:lastRenderedPageBreak/>
        <w:drawing>
          <wp:inline distT="0" distB="0" distL="0" distR="0" wp14:anchorId="4447EAD1" wp14:editId="1608302A">
            <wp:extent cx="3219450" cy="5838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9450" cy="5838825"/>
                    </a:xfrm>
                    <a:prstGeom prst="rect">
                      <a:avLst/>
                    </a:prstGeom>
                  </pic:spPr>
                </pic:pic>
              </a:graphicData>
            </a:graphic>
          </wp:inline>
        </w:drawing>
      </w:r>
    </w:p>
    <w:p w14:paraId="6E1A17F3" w14:textId="293491E7" w:rsidR="003415B2" w:rsidRDefault="003415B2" w:rsidP="003415B2">
      <w:r>
        <w:rPr>
          <w:rFonts w:hint="eastAsia"/>
        </w:rPr>
        <w:t>代发货页面</w:t>
      </w:r>
    </w:p>
    <w:p w14:paraId="29921341" w14:textId="60CE0B5B" w:rsidR="003415B2" w:rsidRDefault="003415B2" w:rsidP="003415B2">
      <w:r>
        <w:rPr>
          <w:noProof/>
        </w:rPr>
        <w:lastRenderedPageBreak/>
        <w:drawing>
          <wp:inline distT="0" distB="0" distL="0" distR="0" wp14:anchorId="532C85BC" wp14:editId="6E136C43">
            <wp:extent cx="2867025" cy="56102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7025" cy="5610225"/>
                    </a:xfrm>
                    <a:prstGeom prst="rect">
                      <a:avLst/>
                    </a:prstGeom>
                  </pic:spPr>
                </pic:pic>
              </a:graphicData>
            </a:graphic>
          </wp:inline>
        </w:drawing>
      </w:r>
    </w:p>
    <w:p w14:paraId="5B9683FD" w14:textId="3DA3DB53" w:rsidR="003415B2" w:rsidRDefault="003415B2" w:rsidP="003415B2"/>
    <w:p w14:paraId="5221CAE7" w14:textId="7571F241" w:rsidR="003415B2" w:rsidRDefault="003415B2" w:rsidP="003415B2"/>
    <w:p w14:paraId="2F67AEDC" w14:textId="0696A4BE" w:rsidR="003415B2" w:rsidRDefault="003415B2" w:rsidP="003415B2">
      <w:r>
        <w:rPr>
          <w:rFonts w:hint="eastAsia"/>
        </w:rPr>
        <w:t>待收货页面</w:t>
      </w:r>
    </w:p>
    <w:p w14:paraId="63F97190" w14:textId="77777777" w:rsidR="003415B2" w:rsidRDefault="003415B2" w:rsidP="003415B2"/>
    <w:p w14:paraId="7386900E" w14:textId="77777777" w:rsidR="003415B2" w:rsidRDefault="003415B2" w:rsidP="003415B2">
      <w:r>
        <w:rPr>
          <w:noProof/>
        </w:rPr>
        <w:lastRenderedPageBreak/>
        <w:drawing>
          <wp:inline distT="0" distB="0" distL="0" distR="0" wp14:anchorId="7A2D46EA" wp14:editId="36067386">
            <wp:extent cx="2981325" cy="57245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325" cy="5724525"/>
                    </a:xfrm>
                    <a:prstGeom prst="rect">
                      <a:avLst/>
                    </a:prstGeom>
                  </pic:spPr>
                </pic:pic>
              </a:graphicData>
            </a:graphic>
          </wp:inline>
        </w:drawing>
      </w:r>
    </w:p>
    <w:p w14:paraId="0C5154C3" w14:textId="5C3AC4D8" w:rsidR="003415B2" w:rsidRDefault="003415B2" w:rsidP="003415B2"/>
    <w:p w14:paraId="559E78AC" w14:textId="3B882F08" w:rsidR="003415B2" w:rsidRDefault="003415B2" w:rsidP="003415B2"/>
    <w:p w14:paraId="728129DC" w14:textId="602FC299" w:rsidR="003415B2" w:rsidRDefault="003415B2" w:rsidP="003415B2"/>
    <w:p w14:paraId="23495428" w14:textId="5FBDE488" w:rsidR="003415B2" w:rsidRDefault="003415B2" w:rsidP="003415B2">
      <w:r>
        <w:rPr>
          <w:rFonts w:hint="eastAsia"/>
        </w:rPr>
        <w:t>售后评价页面</w:t>
      </w:r>
    </w:p>
    <w:p w14:paraId="272D7111" w14:textId="12F5243A" w:rsidR="003415B2" w:rsidRDefault="003415B2" w:rsidP="003415B2">
      <w:r>
        <w:rPr>
          <w:noProof/>
        </w:rPr>
        <w:lastRenderedPageBreak/>
        <w:drawing>
          <wp:inline distT="0" distB="0" distL="0" distR="0" wp14:anchorId="308AA08A" wp14:editId="513DA533">
            <wp:extent cx="3143250" cy="58769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250" cy="5876925"/>
                    </a:xfrm>
                    <a:prstGeom prst="rect">
                      <a:avLst/>
                    </a:prstGeom>
                  </pic:spPr>
                </pic:pic>
              </a:graphicData>
            </a:graphic>
          </wp:inline>
        </w:drawing>
      </w:r>
    </w:p>
    <w:p w14:paraId="617B9158" w14:textId="6D188421" w:rsidR="003415B2" w:rsidRDefault="003415B2" w:rsidP="003415B2"/>
    <w:p w14:paraId="6091E0A5" w14:textId="436C0AE4" w:rsidR="003415B2" w:rsidRDefault="003415B2" w:rsidP="003415B2">
      <w:r>
        <w:rPr>
          <w:rFonts w:hint="eastAsia"/>
        </w:rPr>
        <w:t>商家信息管理页面</w:t>
      </w:r>
    </w:p>
    <w:p w14:paraId="155763CF" w14:textId="77777777" w:rsidR="003415B2" w:rsidRDefault="003415B2" w:rsidP="003415B2"/>
    <w:p w14:paraId="549CAC61" w14:textId="36190E3D" w:rsidR="003415B2" w:rsidRDefault="00383778" w:rsidP="003415B2">
      <w:r>
        <w:rPr>
          <w:noProof/>
        </w:rPr>
        <w:lastRenderedPageBreak/>
        <w:drawing>
          <wp:inline distT="0" distB="0" distL="0" distR="0" wp14:anchorId="41CD5F62" wp14:editId="7A44127F">
            <wp:extent cx="2889059" cy="5397979"/>
            <wp:effectExtent l="0" t="0" r="698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0754" cy="5419831"/>
                    </a:xfrm>
                    <a:prstGeom prst="rect">
                      <a:avLst/>
                    </a:prstGeom>
                  </pic:spPr>
                </pic:pic>
              </a:graphicData>
            </a:graphic>
          </wp:inline>
        </w:drawing>
      </w:r>
    </w:p>
    <w:p w14:paraId="1EA14473" w14:textId="07D66CAF" w:rsidR="003415B2" w:rsidRDefault="003415B2" w:rsidP="003415B2"/>
    <w:p w14:paraId="48143962" w14:textId="30402E79" w:rsidR="003415B2" w:rsidRDefault="003415B2" w:rsidP="003415B2">
      <w:r>
        <w:rPr>
          <w:rFonts w:hint="eastAsia"/>
        </w:rPr>
        <w:t>商家修改信息页面</w:t>
      </w:r>
    </w:p>
    <w:p w14:paraId="198DD736" w14:textId="77777777" w:rsidR="003415B2" w:rsidRDefault="003415B2" w:rsidP="003415B2"/>
    <w:p w14:paraId="71860184" w14:textId="77777777" w:rsidR="003415B2" w:rsidRDefault="003415B2" w:rsidP="003415B2"/>
    <w:p w14:paraId="3CF5090F" w14:textId="2943A642" w:rsidR="003415B2" w:rsidRDefault="003415B2" w:rsidP="003415B2">
      <w:r>
        <w:rPr>
          <w:noProof/>
        </w:rPr>
        <w:lastRenderedPageBreak/>
        <w:drawing>
          <wp:inline distT="0" distB="0" distL="0" distR="0" wp14:anchorId="3BCF73F6" wp14:editId="20A07F55">
            <wp:extent cx="3133725" cy="58293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3725" cy="5829300"/>
                    </a:xfrm>
                    <a:prstGeom prst="rect">
                      <a:avLst/>
                    </a:prstGeom>
                  </pic:spPr>
                </pic:pic>
              </a:graphicData>
            </a:graphic>
          </wp:inline>
        </w:drawing>
      </w:r>
    </w:p>
    <w:p w14:paraId="234E04B3" w14:textId="5EBD3646" w:rsidR="003415B2" w:rsidRDefault="003415B2" w:rsidP="003415B2"/>
    <w:p w14:paraId="1BD805AE" w14:textId="3F6DF39D" w:rsidR="003415B2" w:rsidRDefault="003415B2" w:rsidP="003415B2">
      <w:r>
        <w:rPr>
          <w:rFonts w:hint="eastAsia"/>
        </w:rPr>
        <w:t>商家上架商品页面</w:t>
      </w:r>
    </w:p>
    <w:p w14:paraId="1F6951B4" w14:textId="77777777" w:rsidR="003415B2" w:rsidRDefault="003415B2" w:rsidP="003415B2"/>
    <w:p w14:paraId="26702449" w14:textId="02707E75" w:rsidR="003415B2" w:rsidRDefault="004446A2" w:rsidP="003415B2">
      <w:r>
        <w:rPr>
          <w:noProof/>
        </w:rPr>
        <w:lastRenderedPageBreak/>
        <w:drawing>
          <wp:inline distT="0" distB="0" distL="0" distR="0" wp14:anchorId="6C748351" wp14:editId="30B00700">
            <wp:extent cx="2936352" cy="558236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5807" cy="5600345"/>
                    </a:xfrm>
                    <a:prstGeom prst="rect">
                      <a:avLst/>
                    </a:prstGeom>
                  </pic:spPr>
                </pic:pic>
              </a:graphicData>
            </a:graphic>
          </wp:inline>
        </w:drawing>
      </w:r>
    </w:p>
    <w:p w14:paraId="372CB958" w14:textId="7827B3C9" w:rsidR="003415B2" w:rsidRDefault="003415B2" w:rsidP="003415B2"/>
    <w:p w14:paraId="2629197C" w14:textId="11C38071" w:rsidR="003415B2" w:rsidRDefault="003415B2" w:rsidP="003415B2"/>
    <w:p w14:paraId="14233317" w14:textId="256BAA23" w:rsidR="003415B2" w:rsidRDefault="003415B2" w:rsidP="003415B2"/>
    <w:p w14:paraId="2E6ABDB5" w14:textId="14F44156" w:rsidR="003415B2" w:rsidRDefault="003415B2" w:rsidP="003415B2">
      <w:r>
        <w:rPr>
          <w:rFonts w:hint="eastAsia"/>
        </w:rPr>
        <w:t>商品查询页面</w:t>
      </w:r>
    </w:p>
    <w:p w14:paraId="49CF40FB" w14:textId="23AAAD77" w:rsidR="003415B2" w:rsidRDefault="006315F4" w:rsidP="003415B2">
      <w:r>
        <w:rPr>
          <w:noProof/>
        </w:rPr>
        <w:lastRenderedPageBreak/>
        <w:drawing>
          <wp:inline distT="0" distB="0" distL="0" distR="0" wp14:anchorId="40C01519" wp14:editId="65CD831F">
            <wp:extent cx="3080142" cy="5902445"/>
            <wp:effectExtent l="0" t="0" r="635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8757" cy="5918954"/>
                    </a:xfrm>
                    <a:prstGeom prst="rect">
                      <a:avLst/>
                    </a:prstGeom>
                  </pic:spPr>
                </pic:pic>
              </a:graphicData>
            </a:graphic>
          </wp:inline>
        </w:drawing>
      </w:r>
    </w:p>
    <w:p w14:paraId="054E1919" w14:textId="7ED0D55F" w:rsidR="003415B2" w:rsidRDefault="003415B2" w:rsidP="003415B2"/>
    <w:p w14:paraId="2C969C5E" w14:textId="3B175055" w:rsidR="003415B2" w:rsidRDefault="003415B2" w:rsidP="003415B2">
      <w:r>
        <w:rPr>
          <w:rFonts w:hint="eastAsia"/>
        </w:rPr>
        <w:t>商品详细信息页面</w:t>
      </w:r>
    </w:p>
    <w:p w14:paraId="2EFCB91F" w14:textId="77777777" w:rsidR="003415B2" w:rsidRDefault="003415B2" w:rsidP="003415B2"/>
    <w:p w14:paraId="3056AF3B" w14:textId="2EDBBE48" w:rsidR="003415B2" w:rsidRDefault="005D7D3B" w:rsidP="003415B2">
      <w:r>
        <w:rPr>
          <w:noProof/>
        </w:rPr>
        <w:lastRenderedPageBreak/>
        <w:drawing>
          <wp:inline distT="0" distB="0" distL="0" distR="0" wp14:anchorId="17414954" wp14:editId="3F1F94CA">
            <wp:extent cx="3280554" cy="609865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1365" cy="6118749"/>
                    </a:xfrm>
                    <a:prstGeom prst="rect">
                      <a:avLst/>
                    </a:prstGeom>
                  </pic:spPr>
                </pic:pic>
              </a:graphicData>
            </a:graphic>
          </wp:inline>
        </w:drawing>
      </w:r>
    </w:p>
    <w:p w14:paraId="091BC948" w14:textId="67C46DD0" w:rsidR="003415B2" w:rsidRDefault="003415B2" w:rsidP="003415B2"/>
    <w:p w14:paraId="75B5B507" w14:textId="56EEC008" w:rsidR="003415B2" w:rsidRDefault="003415B2" w:rsidP="003415B2"/>
    <w:p w14:paraId="2049E1BA" w14:textId="3A86C055" w:rsidR="003415B2" w:rsidRDefault="003415B2" w:rsidP="003415B2">
      <w:r>
        <w:rPr>
          <w:rFonts w:hint="eastAsia"/>
        </w:rPr>
        <w:t>修改商品信息页面</w:t>
      </w:r>
    </w:p>
    <w:p w14:paraId="088D4387" w14:textId="77777777" w:rsidR="003415B2" w:rsidRDefault="003415B2" w:rsidP="003415B2"/>
    <w:p w14:paraId="2E644465" w14:textId="35510FB5" w:rsidR="003415B2" w:rsidRDefault="00C67F68" w:rsidP="003415B2">
      <w:r>
        <w:rPr>
          <w:noProof/>
        </w:rPr>
        <w:lastRenderedPageBreak/>
        <w:drawing>
          <wp:inline distT="0" distB="0" distL="0" distR="0" wp14:anchorId="427699C5" wp14:editId="01D4634E">
            <wp:extent cx="2971663" cy="5551458"/>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8813" cy="5564815"/>
                    </a:xfrm>
                    <a:prstGeom prst="rect">
                      <a:avLst/>
                    </a:prstGeom>
                  </pic:spPr>
                </pic:pic>
              </a:graphicData>
            </a:graphic>
          </wp:inline>
        </w:drawing>
      </w:r>
    </w:p>
    <w:p w14:paraId="6CAF8042" w14:textId="3D5AAAC2" w:rsidR="003415B2" w:rsidRDefault="003415B2" w:rsidP="003415B2"/>
    <w:p w14:paraId="5A55ACE4" w14:textId="05A8DFCE" w:rsidR="003415B2" w:rsidRDefault="003415B2" w:rsidP="003415B2">
      <w:r>
        <w:rPr>
          <w:rFonts w:hint="eastAsia"/>
        </w:rPr>
        <w:t>用户注册页面</w:t>
      </w:r>
    </w:p>
    <w:p w14:paraId="57A0B2ED" w14:textId="77777777" w:rsidR="003415B2" w:rsidRDefault="003415B2" w:rsidP="003415B2"/>
    <w:p w14:paraId="4AFD1EF0" w14:textId="77777777" w:rsidR="003415B2" w:rsidRDefault="003415B2" w:rsidP="003415B2">
      <w:r>
        <w:rPr>
          <w:noProof/>
        </w:rPr>
        <w:lastRenderedPageBreak/>
        <w:drawing>
          <wp:inline distT="0" distB="0" distL="0" distR="0" wp14:anchorId="625367AF" wp14:editId="34BD94AB">
            <wp:extent cx="3209925" cy="58388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9925" cy="5838825"/>
                    </a:xfrm>
                    <a:prstGeom prst="rect">
                      <a:avLst/>
                    </a:prstGeom>
                  </pic:spPr>
                </pic:pic>
              </a:graphicData>
            </a:graphic>
          </wp:inline>
        </w:drawing>
      </w:r>
    </w:p>
    <w:p w14:paraId="3B925B1D" w14:textId="7974EB8E" w:rsidR="008D7855" w:rsidRPr="008D7855" w:rsidRDefault="008D7855" w:rsidP="008D7855"/>
    <w:p w14:paraId="7E46F8E8" w14:textId="03C7E9C0" w:rsidR="004211B1" w:rsidRDefault="004211B1" w:rsidP="004211B1"/>
    <w:p w14:paraId="275F1BD4" w14:textId="407FFF58" w:rsidR="004211B1" w:rsidRDefault="004211B1" w:rsidP="004211B1">
      <w:pPr>
        <w:pStyle w:val="1"/>
      </w:pPr>
      <w:bookmarkStart w:id="13" w:name="_Toc12374403"/>
      <w:r>
        <w:rPr>
          <w:rFonts w:hint="eastAsia"/>
        </w:rPr>
        <w:t>三、 系统运行环境</w:t>
      </w:r>
      <w:bookmarkEnd w:id="13"/>
    </w:p>
    <w:p w14:paraId="09739DFA" w14:textId="16AC7202" w:rsidR="004211B1" w:rsidRDefault="0018109A" w:rsidP="004211B1">
      <w:r>
        <w:rPr>
          <w:rFonts w:hint="eastAsia"/>
        </w:rPr>
        <w:t>软件开发环境：</w:t>
      </w:r>
    </w:p>
    <w:p w14:paraId="709E7883" w14:textId="3412E363" w:rsidR="0018109A" w:rsidRDefault="0018109A" w:rsidP="004211B1">
      <w:r>
        <w:rPr>
          <w:rFonts w:hint="eastAsia"/>
        </w:rPr>
        <w:t>系统：windows7、Windows</w:t>
      </w:r>
      <w:r>
        <w:t>10</w:t>
      </w:r>
    </w:p>
    <w:p w14:paraId="53AA0BFB" w14:textId="72336206" w:rsidR="0018109A" w:rsidRDefault="0018109A" w:rsidP="004211B1">
      <w:r>
        <w:rPr>
          <w:rFonts w:hint="eastAsia"/>
        </w:rPr>
        <w:t>软件：Android</w:t>
      </w:r>
      <w:r>
        <w:t xml:space="preserve"> </w:t>
      </w:r>
      <w:r>
        <w:rPr>
          <w:rFonts w:hint="eastAsia"/>
        </w:rPr>
        <w:t>studio、</w:t>
      </w:r>
      <w:r w:rsidRPr="0018109A">
        <w:t xml:space="preserve">IntelliJ IDEA </w:t>
      </w:r>
    </w:p>
    <w:p w14:paraId="5737280C" w14:textId="319CD4AD" w:rsidR="004211B1" w:rsidRDefault="004211B1" w:rsidP="004211B1">
      <w:pPr>
        <w:pStyle w:val="1"/>
      </w:pPr>
      <w:bookmarkStart w:id="14" w:name="_Toc12374404"/>
      <w:r>
        <w:rPr>
          <w:rFonts w:hint="eastAsia"/>
        </w:rPr>
        <w:lastRenderedPageBreak/>
        <w:t>四、 测试方案</w:t>
      </w:r>
      <w:bookmarkEnd w:id="14"/>
    </w:p>
    <w:p w14:paraId="6897ABE4" w14:textId="1DAA28C4" w:rsidR="003415B2" w:rsidRDefault="003415B2" w:rsidP="003415B2"/>
    <w:p w14:paraId="23EAA000" w14:textId="7B08EDB3" w:rsidR="003415B2" w:rsidRDefault="003415B2" w:rsidP="003415B2"/>
    <w:p w14:paraId="2093D3BB" w14:textId="0429E41C" w:rsidR="003415B2" w:rsidRPr="003415B2" w:rsidRDefault="003415B2" w:rsidP="003415B2">
      <w:r>
        <w:rPr>
          <w:rFonts w:hint="eastAsia"/>
        </w:rPr>
        <w:t>添加注册数据，信息如下图</w:t>
      </w:r>
    </w:p>
    <w:p w14:paraId="7E1C4514" w14:textId="5620ADA8" w:rsidR="003415B2" w:rsidRDefault="003415B2" w:rsidP="003415B2">
      <w:r>
        <w:rPr>
          <w:noProof/>
        </w:rPr>
        <w:drawing>
          <wp:inline distT="0" distB="0" distL="0" distR="0" wp14:anchorId="23BD208B" wp14:editId="29963D7A">
            <wp:extent cx="3143250" cy="58388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3250" cy="5838825"/>
                    </a:xfrm>
                    <a:prstGeom prst="rect">
                      <a:avLst/>
                    </a:prstGeom>
                  </pic:spPr>
                </pic:pic>
              </a:graphicData>
            </a:graphic>
          </wp:inline>
        </w:drawing>
      </w:r>
    </w:p>
    <w:p w14:paraId="3EB2FBAB" w14:textId="4849EDE9" w:rsidR="003415B2" w:rsidRDefault="003415B2" w:rsidP="003415B2">
      <w:r>
        <w:rPr>
          <w:rFonts w:hint="eastAsia"/>
        </w:rPr>
        <w:t>点击注册，抓拍广播注册成功</w:t>
      </w:r>
    </w:p>
    <w:p w14:paraId="1D92FC64" w14:textId="77777777" w:rsidR="003415B2" w:rsidRDefault="003415B2" w:rsidP="003415B2"/>
    <w:p w14:paraId="2AE94000" w14:textId="5738D6F7" w:rsidR="003415B2" w:rsidRDefault="003415B2" w:rsidP="003415B2">
      <w:r>
        <w:rPr>
          <w:noProof/>
        </w:rPr>
        <w:lastRenderedPageBreak/>
        <w:drawing>
          <wp:inline distT="0" distB="0" distL="0" distR="0" wp14:anchorId="03C14804" wp14:editId="28F47B00">
            <wp:extent cx="3695700" cy="6705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5504" t="8038" r="2980" b="17962"/>
                    <a:stretch/>
                  </pic:blipFill>
                  <pic:spPr bwMode="auto">
                    <a:xfrm>
                      <a:off x="0" y="0"/>
                      <a:ext cx="3710244" cy="6731989"/>
                    </a:xfrm>
                    <a:prstGeom prst="rect">
                      <a:avLst/>
                    </a:prstGeom>
                    <a:ln>
                      <a:noFill/>
                    </a:ln>
                    <a:extLst>
                      <a:ext uri="{53640926-AAD7-44D8-BBD7-CCE9431645EC}">
                        <a14:shadowObscured xmlns:a14="http://schemas.microsoft.com/office/drawing/2010/main"/>
                      </a:ext>
                    </a:extLst>
                  </pic:spPr>
                </pic:pic>
              </a:graphicData>
            </a:graphic>
          </wp:inline>
        </w:drawing>
      </w:r>
    </w:p>
    <w:p w14:paraId="3A9B9AF9" w14:textId="4B3233D0" w:rsidR="003415B2" w:rsidRDefault="003415B2" w:rsidP="003415B2"/>
    <w:p w14:paraId="5FFA85CE" w14:textId="5ED11EE5" w:rsidR="003415B2" w:rsidRDefault="003415B2" w:rsidP="003415B2">
      <w:r>
        <w:rPr>
          <w:rFonts w:hint="eastAsia"/>
        </w:rPr>
        <w:t>打开数据库，刚刚注册的新用户已经添加到数据库了</w:t>
      </w:r>
    </w:p>
    <w:p w14:paraId="51491844" w14:textId="77777777" w:rsidR="003415B2" w:rsidRDefault="003415B2" w:rsidP="003415B2"/>
    <w:p w14:paraId="7C34C17D" w14:textId="77777777" w:rsidR="003415B2" w:rsidRDefault="003415B2" w:rsidP="003415B2"/>
    <w:p w14:paraId="0EEFE1FB" w14:textId="35A4B9E3" w:rsidR="003415B2" w:rsidRDefault="003415B2" w:rsidP="003415B2">
      <w:r>
        <w:rPr>
          <w:noProof/>
        </w:rPr>
        <w:lastRenderedPageBreak/>
        <w:drawing>
          <wp:inline distT="0" distB="0" distL="0" distR="0" wp14:anchorId="461F75A8" wp14:editId="3FF192E3">
            <wp:extent cx="5274310" cy="34359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35985"/>
                    </a:xfrm>
                    <a:prstGeom prst="rect">
                      <a:avLst/>
                    </a:prstGeom>
                  </pic:spPr>
                </pic:pic>
              </a:graphicData>
            </a:graphic>
          </wp:inline>
        </w:drawing>
      </w:r>
    </w:p>
    <w:p w14:paraId="0B7C1628" w14:textId="326AA418" w:rsidR="00C51E23" w:rsidRDefault="00C51E23" w:rsidP="003415B2"/>
    <w:p w14:paraId="402602F6" w14:textId="2A246D39" w:rsidR="00C51E23" w:rsidRDefault="00740268" w:rsidP="003415B2">
      <w:r>
        <w:rPr>
          <w:rFonts w:hint="eastAsia"/>
        </w:rPr>
        <w:t>登录测试</w:t>
      </w:r>
    </w:p>
    <w:p w14:paraId="2E137B00" w14:textId="77777777" w:rsidR="00740268" w:rsidRDefault="00740268" w:rsidP="003415B2"/>
    <w:p w14:paraId="49046B66" w14:textId="2B833EC8" w:rsidR="00C51E23" w:rsidRDefault="00C51E23" w:rsidP="003415B2">
      <w:r>
        <w:rPr>
          <w:rFonts w:hint="eastAsia"/>
        </w:rPr>
        <w:t>购物车功能测试，添加一件物品进入购物车</w:t>
      </w:r>
    </w:p>
    <w:p w14:paraId="650C47DC" w14:textId="0EE8E378" w:rsidR="00C51E23" w:rsidRDefault="00C51E23" w:rsidP="003415B2">
      <w:ins w:id="15" w:author="王 二" w:date="2019-06-28T03:53:00Z">
        <w:r>
          <w:rPr>
            <w:noProof/>
          </w:rPr>
          <w:lastRenderedPageBreak/>
          <w:drawing>
            <wp:inline distT="0" distB="0" distL="0" distR="0" wp14:anchorId="2A8CF7DD" wp14:editId="7D0DA110">
              <wp:extent cx="3314700" cy="5943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14700" cy="5943600"/>
                      </a:xfrm>
                      <a:prstGeom prst="rect">
                        <a:avLst/>
                      </a:prstGeom>
                    </pic:spPr>
                  </pic:pic>
                </a:graphicData>
              </a:graphic>
            </wp:inline>
          </w:drawing>
        </w:r>
      </w:ins>
    </w:p>
    <w:p w14:paraId="176B216D" w14:textId="179B8E7C" w:rsidR="00C51E23" w:rsidRDefault="00C51E23" w:rsidP="003415B2"/>
    <w:p w14:paraId="45B5ED5C" w14:textId="039F3C57" w:rsidR="00C51E23" w:rsidRDefault="00C51E23" w:rsidP="003415B2">
      <w:r>
        <w:rPr>
          <w:rFonts w:hint="eastAsia"/>
        </w:rPr>
        <w:t>购物车数据库已经有了这件物品的数据</w:t>
      </w:r>
    </w:p>
    <w:p w14:paraId="0EDA936D" w14:textId="6A0B4616" w:rsidR="00C51E23" w:rsidRDefault="00C51E23" w:rsidP="003415B2">
      <w:ins w:id="16" w:author="王 二" w:date="2019-06-28T03:53:00Z">
        <w:r>
          <w:rPr>
            <w:noProof/>
          </w:rPr>
          <w:drawing>
            <wp:inline distT="0" distB="0" distL="0" distR="0" wp14:anchorId="783EC445" wp14:editId="6D36CAB4">
              <wp:extent cx="5274310" cy="19050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905000"/>
                      </a:xfrm>
                      <a:prstGeom prst="rect">
                        <a:avLst/>
                      </a:prstGeom>
                    </pic:spPr>
                  </pic:pic>
                </a:graphicData>
              </a:graphic>
            </wp:inline>
          </w:drawing>
        </w:r>
      </w:ins>
    </w:p>
    <w:p w14:paraId="4D8CAD02" w14:textId="0FCE5E94" w:rsidR="00C51E23" w:rsidRDefault="00C51E23" w:rsidP="003415B2"/>
    <w:p w14:paraId="7B0F0DC2" w14:textId="7A422E83" w:rsidR="00C51E23" w:rsidRDefault="00C51E23" w:rsidP="003415B2">
      <w:r>
        <w:rPr>
          <w:rFonts w:hint="eastAsia"/>
        </w:rPr>
        <w:lastRenderedPageBreak/>
        <w:t>订单页面出现了这件物品的状态</w:t>
      </w:r>
    </w:p>
    <w:p w14:paraId="57FF461C" w14:textId="3BF215FD" w:rsidR="00C51E23" w:rsidRDefault="00C51E23" w:rsidP="003415B2">
      <w:ins w:id="17" w:author="王 二" w:date="2019-06-28T03:55:00Z">
        <w:r>
          <w:rPr>
            <w:noProof/>
          </w:rPr>
          <w:drawing>
            <wp:inline distT="0" distB="0" distL="0" distR="0" wp14:anchorId="3FAF9BEF" wp14:editId="4EFE04C1">
              <wp:extent cx="3076575" cy="56292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6575" cy="5629275"/>
                      </a:xfrm>
                      <a:prstGeom prst="rect">
                        <a:avLst/>
                      </a:prstGeom>
                    </pic:spPr>
                  </pic:pic>
                </a:graphicData>
              </a:graphic>
            </wp:inline>
          </w:drawing>
        </w:r>
      </w:ins>
    </w:p>
    <w:p w14:paraId="51425CE2" w14:textId="79F218FF" w:rsidR="006B1C5C" w:rsidRDefault="006B1C5C" w:rsidP="003415B2"/>
    <w:p w14:paraId="57B5F91A" w14:textId="7B224E0E" w:rsidR="006B1C5C" w:rsidRDefault="006B1C5C" w:rsidP="003415B2"/>
    <w:p w14:paraId="6E1979B3" w14:textId="625EC9BA" w:rsidR="006B1C5C" w:rsidRDefault="006B1C5C" w:rsidP="003415B2"/>
    <w:p w14:paraId="696DCE97" w14:textId="35D01FF1" w:rsidR="006B1C5C" w:rsidRDefault="006B1C5C" w:rsidP="003415B2">
      <w:r>
        <w:rPr>
          <w:rFonts w:hint="eastAsia"/>
        </w:rPr>
        <w:t>商家个人信息修改测试</w:t>
      </w:r>
    </w:p>
    <w:p w14:paraId="0C663838" w14:textId="488783C0" w:rsidR="006B1C5C" w:rsidRDefault="006B1C5C" w:rsidP="003415B2"/>
    <w:p w14:paraId="629169AC" w14:textId="004C8AAF" w:rsidR="006B1C5C" w:rsidRDefault="006B1C5C" w:rsidP="006B1C5C"/>
    <w:p w14:paraId="71B97E81" w14:textId="371A32A4" w:rsidR="006029F9" w:rsidRDefault="006029F9" w:rsidP="006B1C5C">
      <w:pPr>
        <w:rPr>
          <w:rFonts w:hint="eastAsia"/>
        </w:rPr>
      </w:pPr>
      <w:r>
        <w:rPr>
          <w:noProof/>
        </w:rPr>
        <w:lastRenderedPageBreak/>
        <w:drawing>
          <wp:inline distT="0" distB="0" distL="0" distR="0" wp14:anchorId="03158524" wp14:editId="7AFE13DA">
            <wp:extent cx="2913938" cy="5396182"/>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1138" cy="5409516"/>
                    </a:xfrm>
                    <a:prstGeom prst="rect">
                      <a:avLst/>
                    </a:prstGeom>
                  </pic:spPr>
                </pic:pic>
              </a:graphicData>
            </a:graphic>
          </wp:inline>
        </w:drawing>
      </w:r>
    </w:p>
    <w:p w14:paraId="7F8FD0A2" w14:textId="77777777" w:rsidR="006B1C5C" w:rsidRDefault="006B1C5C" w:rsidP="006B1C5C">
      <w:r>
        <w:rPr>
          <w:noProof/>
        </w:rPr>
        <w:lastRenderedPageBreak/>
        <w:drawing>
          <wp:inline distT="0" distB="0" distL="0" distR="0" wp14:anchorId="101E3F12" wp14:editId="73665DEB">
            <wp:extent cx="3162300" cy="58197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2300" cy="5819775"/>
                    </a:xfrm>
                    <a:prstGeom prst="rect">
                      <a:avLst/>
                    </a:prstGeom>
                  </pic:spPr>
                </pic:pic>
              </a:graphicData>
            </a:graphic>
          </wp:inline>
        </w:drawing>
      </w:r>
    </w:p>
    <w:p w14:paraId="4B43DF4C" w14:textId="41DB0788" w:rsidR="006B1C5C" w:rsidRDefault="006B1C5C" w:rsidP="006B1C5C"/>
    <w:p w14:paraId="6F20B00B" w14:textId="3F6BE6F0" w:rsidR="006C6DB6" w:rsidRDefault="006C6DB6" w:rsidP="006B1C5C">
      <w:pPr>
        <w:rPr>
          <w:rFonts w:hint="eastAsia"/>
        </w:rPr>
      </w:pPr>
      <w:bookmarkStart w:id="18" w:name="_GoBack"/>
      <w:r>
        <w:rPr>
          <w:noProof/>
        </w:rPr>
        <w:lastRenderedPageBreak/>
        <w:drawing>
          <wp:inline distT="0" distB="0" distL="0" distR="0" wp14:anchorId="29876A91" wp14:editId="4F005626">
            <wp:extent cx="2892034" cy="5419365"/>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9097" cy="5432600"/>
                    </a:xfrm>
                    <a:prstGeom prst="rect">
                      <a:avLst/>
                    </a:prstGeom>
                  </pic:spPr>
                </pic:pic>
              </a:graphicData>
            </a:graphic>
          </wp:inline>
        </w:drawing>
      </w:r>
      <w:bookmarkEnd w:id="18"/>
    </w:p>
    <w:p w14:paraId="2847A8CE" w14:textId="38FD91E4" w:rsidR="006B1C5C" w:rsidRDefault="006B1C5C" w:rsidP="006B1C5C"/>
    <w:p w14:paraId="72D2B88F" w14:textId="18FF32E6" w:rsidR="006B1C5C" w:rsidRDefault="006B1C5C" w:rsidP="006B1C5C"/>
    <w:p w14:paraId="1150593B" w14:textId="534ECBBF" w:rsidR="006B1C5C" w:rsidRDefault="006B1C5C" w:rsidP="006B1C5C">
      <w:r>
        <w:rPr>
          <w:rFonts w:hint="eastAsia"/>
        </w:rPr>
        <w:t>商家上架商品</w:t>
      </w:r>
    </w:p>
    <w:p w14:paraId="2CEF82B0" w14:textId="77777777" w:rsidR="006B1C5C" w:rsidRDefault="006B1C5C" w:rsidP="006B1C5C">
      <w:r>
        <w:rPr>
          <w:noProof/>
        </w:rPr>
        <w:lastRenderedPageBreak/>
        <w:drawing>
          <wp:inline distT="0" distB="0" distL="0" distR="0" wp14:anchorId="63F2EA72" wp14:editId="791906D4">
            <wp:extent cx="3171825" cy="58578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1825" cy="5857875"/>
                    </a:xfrm>
                    <a:prstGeom prst="rect">
                      <a:avLst/>
                    </a:prstGeom>
                  </pic:spPr>
                </pic:pic>
              </a:graphicData>
            </a:graphic>
          </wp:inline>
        </w:drawing>
      </w:r>
    </w:p>
    <w:p w14:paraId="7B757413" w14:textId="77777777" w:rsidR="006B1C5C" w:rsidRDefault="006B1C5C" w:rsidP="006B1C5C">
      <w:r>
        <w:rPr>
          <w:noProof/>
        </w:rPr>
        <w:lastRenderedPageBreak/>
        <w:drawing>
          <wp:inline distT="0" distB="0" distL="0" distR="0" wp14:anchorId="5027F70A" wp14:editId="283D1692">
            <wp:extent cx="5274310" cy="34442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44240"/>
                    </a:xfrm>
                    <a:prstGeom prst="rect">
                      <a:avLst/>
                    </a:prstGeom>
                  </pic:spPr>
                </pic:pic>
              </a:graphicData>
            </a:graphic>
          </wp:inline>
        </w:drawing>
      </w:r>
    </w:p>
    <w:p w14:paraId="10EB462A" w14:textId="77777777" w:rsidR="006B1C5C" w:rsidRDefault="006B1C5C" w:rsidP="006B1C5C"/>
    <w:p w14:paraId="11D63A90" w14:textId="77777777" w:rsidR="006B1C5C" w:rsidRDefault="006B1C5C" w:rsidP="003415B2"/>
    <w:p w14:paraId="254887BD" w14:textId="77777777" w:rsidR="006B1C5C" w:rsidRDefault="006B1C5C">
      <w:pPr>
        <w:widowControl/>
        <w:jc w:val="left"/>
      </w:pPr>
      <w:r>
        <w:br w:type="page"/>
      </w:r>
    </w:p>
    <w:p w14:paraId="1F407ED0" w14:textId="23A62B9B" w:rsidR="006B1C5C" w:rsidRDefault="006B1C5C" w:rsidP="003415B2"/>
    <w:p w14:paraId="2DA7DFAE" w14:textId="285A1A0D" w:rsidR="006B1C5C" w:rsidRDefault="006B1C5C" w:rsidP="003415B2"/>
    <w:p w14:paraId="119A6CDC" w14:textId="153B8B42" w:rsidR="006B1C5C" w:rsidRDefault="006B1C5C" w:rsidP="003415B2"/>
    <w:p w14:paraId="32E8C2DE" w14:textId="268880D0" w:rsidR="004211B1" w:rsidRDefault="004211B1" w:rsidP="004211B1"/>
    <w:p w14:paraId="5DC26DF3" w14:textId="0F69DE04" w:rsidR="004211B1" w:rsidRDefault="004211B1" w:rsidP="004211B1">
      <w:pPr>
        <w:pStyle w:val="1"/>
      </w:pPr>
      <w:bookmarkStart w:id="19" w:name="_Toc12374405"/>
      <w:r>
        <w:rPr>
          <w:rFonts w:hint="eastAsia"/>
        </w:rPr>
        <w:t>五、 总结</w:t>
      </w:r>
      <w:bookmarkEnd w:id="19"/>
    </w:p>
    <w:p w14:paraId="6B76E7E9" w14:textId="2BCBFE65" w:rsidR="00122605" w:rsidRPr="00122605" w:rsidRDefault="00122605" w:rsidP="00122605">
      <w:r>
        <w:tab/>
      </w:r>
      <w:r>
        <w:rPr>
          <w:rFonts w:hint="eastAsia"/>
        </w:rPr>
        <w:t>跟老师学习Android一年来，学习了很多关于Android开发的知识，应老师的那句话，书本只是开发过程中查阅的工具，有很多知识还是要考自己上网学习。由于人员和能力有限，只</w:t>
      </w:r>
      <w:r w:rsidR="002B5A11">
        <w:rPr>
          <w:rFonts w:hint="eastAsia"/>
        </w:rPr>
        <w:t>完成了核心内容</w:t>
      </w:r>
      <w:r>
        <w:rPr>
          <w:rFonts w:hint="eastAsia"/>
        </w:rPr>
        <w:t>，</w:t>
      </w:r>
      <w:r w:rsidR="002B5A11">
        <w:rPr>
          <w:rFonts w:hint="eastAsia"/>
        </w:rPr>
        <w:t>在U</w:t>
      </w:r>
      <w:r w:rsidR="002B5A11">
        <w:t>I</w:t>
      </w:r>
      <w:r w:rsidR="002B5A11">
        <w:rPr>
          <w:rFonts w:hint="eastAsia"/>
        </w:rPr>
        <w:t>的设计方面还有所欠缺，</w:t>
      </w:r>
      <w:r>
        <w:rPr>
          <w:rFonts w:hint="eastAsia"/>
        </w:rPr>
        <w:t>希望往后的日子好好学习。</w:t>
      </w:r>
      <w:r w:rsidR="005F14B8" w:rsidRPr="005F14B8">
        <w:rPr>
          <w:color w:val="000000"/>
          <w:szCs w:val="21"/>
        </w:rPr>
        <w:t>感谢</w:t>
      </w:r>
      <w:r w:rsidR="0079406E">
        <w:rPr>
          <w:rFonts w:hint="eastAsia"/>
          <w:color w:val="000000"/>
          <w:szCs w:val="21"/>
        </w:rPr>
        <w:t>各位在开发过程中努力奋斗的</w:t>
      </w:r>
      <w:r w:rsidR="009D3E52">
        <w:rPr>
          <w:rFonts w:hint="eastAsia"/>
          <w:color w:val="000000"/>
          <w:szCs w:val="21"/>
        </w:rPr>
        <w:t>组员们</w:t>
      </w:r>
      <w:r w:rsidR="005F14B8" w:rsidRPr="005F14B8">
        <w:rPr>
          <w:color w:val="000000"/>
          <w:szCs w:val="21"/>
        </w:rPr>
        <w:t>，是他们在程序调试</w:t>
      </w:r>
      <w:r w:rsidR="0079406E">
        <w:rPr>
          <w:rFonts w:hint="eastAsia"/>
          <w:color w:val="000000"/>
          <w:szCs w:val="21"/>
        </w:rPr>
        <w:t>不断</w:t>
      </w:r>
      <w:r w:rsidR="005F14B8" w:rsidRPr="005F14B8">
        <w:rPr>
          <w:color w:val="000000"/>
          <w:szCs w:val="21"/>
        </w:rPr>
        <w:t>改正错误，提出合理化的建议，增强程序的功能，没有</w:t>
      </w:r>
      <w:r w:rsidR="00BA7F52">
        <w:rPr>
          <w:rFonts w:hint="eastAsia"/>
          <w:color w:val="000000"/>
          <w:szCs w:val="21"/>
        </w:rPr>
        <w:t>各位</w:t>
      </w:r>
      <w:r w:rsidR="002A17A9">
        <w:rPr>
          <w:rFonts w:hint="eastAsia"/>
          <w:color w:val="000000"/>
          <w:szCs w:val="21"/>
        </w:rPr>
        <w:t>努力</w:t>
      </w:r>
      <w:r w:rsidR="00BA7F52">
        <w:rPr>
          <w:rFonts w:hint="eastAsia"/>
          <w:color w:val="000000"/>
          <w:szCs w:val="21"/>
        </w:rPr>
        <w:t>这个项目</w:t>
      </w:r>
      <w:r w:rsidR="005F14B8" w:rsidRPr="005F14B8">
        <w:rPr>
          <w:color w:val="000000"/>
          <w:szCs w:val="21"/>
        </w:rPr>
        <w:t>的进展一定十分缓慢</w:t>
      </w:r>
      <w:r w:rsidR="00BA7F52">
        <w:rPr>
          <w:rFonts w:hint="eastAsia"/>
          <w:color w:val="000000"/>
          <w:szCs w:val="21"/>
        </w:rPr>
        <w:t>。</w:t>
      </w:r>
    </w:p>
    <w:sectPr w:rsidR="00122605" w:rsidRPr="00122605" w:rsidSect="00BC09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037AB6" w14:textId="77777777" w:rsidR="003E51A7" w:rsidRDefault="003E51A7" w:rsidP="00381BD2">
      <w:r>
        <w:separator/>
      </w:r>
    </w:p>
  </w:endnote>
  <w:endnote w:type="continuationSeparator" w:id="0">
    <w:p w14:paraId="59E40FED" w14:textId="77777777" w:rsidR="003E51A7" w:rsidRDefault="003E51A7" w:rsidP="00381B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文鼎大标宋简">
    <w:altName w:val="宋体"/>
    <w:charset w:val="86"/>
    <w:family w:val="modern"/>
    <w:pitch w:val="default"/>
    <w:sig w:usb0="00000001" w:usb1="080E0000" w:usb2="00000010" w:usb3="00000000" w:csb0="00040000" w:csb1="00000000"/>
  </w:font>
  <w:font w:name="PMingLiU">
    <w:altName w:val="Microsoft JhengHei"/>
    <w:panose1 w:val="02010601000101010101"/>
    <w:charset w:val="88"/>
    <w:family w:val="roman"/>
    <w:pitch w:val="variable"/>
    <w:sig w:usb0="00000000"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7441B8" w14:textId="77777777" w:rsidR="003E51A7" w:rsidRDefault="003E51A7" w:rsidP="00381BD2">
      <w:r>
        <w:separator/>
      </w:r>
    </w:p>
  </w:footnote>
  <w:footnote w:type="continuationSeparator" w:id="0">
    <w:p w14:paraId="67812BFA" w14:textId="77777777" w:rsidR="003E51A7" w:rsidRDefault="003E51A7" w:rsidP="00381B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DA243F"/>
    <w:multiLevelType w:val="singleLevel"/>
    <w:tmpl w:val="4ADA243F"/>
    <w:lvl w:ilvl="0">
      <w:start w:val="1"/>
      <w:numFmt w:val="decimal"/>
      <w:suff w:val="nothing"/>
      <w:lvlText w:val="（%1）"/>
      <w:lvlJc w:val="left"/>
    </w:lvl>
  </w:abstractNum>
  <w:abstractNum w:abstractNumId="1" w15:restartNumberingAfterBreak="0">
    <w:nsid w:val="781CE5F7"/>
    <w:multiLevelType w:val="singleLevel"/>
    <w:tmpl w:val="781CE5F7"/>
    <w:lvl w:ilvl="0">
      <w:start w:val="1"/>
      <w:numFmt w:val="decimal"/>
      <w:suff w:val="nothing"/>
      <w:lvlText w:val="%1、"/>
      <w:lvlJc w:val="left"/>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王 二">
    <w15:presenceInfo w15:providerId="Windows Live" w15:userId="7a805456384ef8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EF5"/>
    <w:rsid w:val="00011BF7"/>
    <w:rsid w:val="00011CC6"/>
    <w:rsid w:val="00021DE8"/>
    <w:rsid w:val="000321C9"/>
    <w:rsid w:val="00032825"/>
    <w:rsid w:val="00055707"/>
    <w:rsid w:val="00070BD3"/>
    <w:rsid w:val="00073743"/>
    <w:rsid w:val="000818B8"/>
    <w:rsid w:val="00081C8A"/>
    <w:rsid w:val="000C04E4"/>
    <w:rsid w:val="00107669"/>
    <w:rsid w:val="00122605"/>
    <w:rsid w:val="00126389"/>
    <w:rsid w:val="001333B6"/>
    <w:rsid w:val="00137E4F"/>
    <w:rsid w:val="001803E6"/>
    <w:rsid w:val="0018109A"/>
    <w:rsid w:val="00186032"/>
    <w:rsid w:val="001C7435"/>
    <w:rsid w:val="001E7A13"/>
    <w:rsid w:val="001F0CAB"/>
    <w:rsid w:val="001F67ED"/>
    <w:rsid w:val="00202FDA"/>
    <w:rsid w:val="0022195E"/>
    <w:rsid w:val="002340BA"/>
    <w:rsid w:val="00246FC2"/>
    <w:rsid w:val="00257555"/>
    <w:rsid w:val="002A17A9"/>
    <w:rsid w:val="002A6458"/>
    <w:rsid w:val="002B5A11"/>
    <w:rsid w:val="002E085C"/>
    <w:rsid w:val="002E7A7A"/>
    <w:rsid w:val="002F23F3"/>
    <w:rsid w:val="00302DF0"/>
    <w:rsid w:val="00333F81"/>
    <w:rsid w:val="003415B2"/>
    <w:rsid w:val="0034342F"/>
    <w:rsid w:val="00381BD2"/>
    <w:rsid w:val="00383778"/>
    <w:rsid w:val="003A1E82"/>
    <w:rsid w:val="003B7375"/>
    <w:rsid w:val="003E51A7"/>
    <w:rsid w:val="00415B3A"/>
    <w:rsid w:val="004211B1"/>
    <w:rsid w:val="00423640"/>
    <w:rsid w:val="0043544C"/>
    <w:rsid w:val="004446A2"/>
    <w:rsid w:val="004629CF"/>
    <w:rsid w:val="0046373A"/>
    <w:rsid w:val="00483565"/>
    <w:rsid w:val="00494535"/>
    <w:rsid w:val="004A71CD"/>
    <w:rsid w:val="004B69EF"/>
    <w:rsid w:val="004C68E1"/>
    <w:rsid w:val="004D1DA0"/>
    <w:rsid w:val="004E33C1"/>
    <w:rsid w:val="004E4D50"/>
    <w:rsid w:val="00507788"/>
    <w:rsid w:val="00525EA4"/>
    <w:rsid w:val="00544F0A"/>
    <w:rsid w:val="00573D05"/>
    <w:rsid w:val="005800C5"/>
    <w:rsid w:val="005A5992"/>
    <w:rsid w:val="005C3335"/>
    <w:rsid w:val="005D3D78"/>
    <w:rsid w:val="005D7D3B"/>
    <w:rsid w:val="005E7B56"/>
    <w:rsid w:val="005F14B8"/>
    <w:rsid w:val="006029F9"/>
    <w:rsid w:val="00614E04"/>
    <w:rsid w:val="00622747"/>
    <w:rsid w:val="006315F4"/>
    <w:rsid w:val="006473FE"/>
    <w:rsid w:val="006914EF"/>
    <w:rsid w:val="006A1CDC"/>
    <w:rsid w:val="006A3A25"/>
    <w:rsid w:val="006A73F0"/>
    <w:rsid w:val="006B1C5C"/>
    <w:rsid w:val="006C5AE5"/>
    <w:rsid w:val="006C6DB6"/>
    <w:rsid w:val="006F1EF5"/>
    <w:rsid w:val="00707E57"/>
    <w:rsid w:val="00737ABF"/>
    <w:rsid w:val="00740268"/>
    <w:rsid w:val="0075703D"/>
    <w:rsid w:val="00761C44"/>
    <w:rsid w:val="00777C45"/>
    <w:rsid w:val="0079406E"/>
    <w:rsid w:val="00797BAC"/>
    <w:rsid w:val="007A02FC"/>
    <w:rsid w:val="007B6600"/>
    <w:rsid w:val="007E20B9"/>
    <w:rsid w:val="00833D99"/>
    <w:rsid w:val="008657F6"/>
    <w:rsid w:val="00874C12"/>
    <w:rsid w:val="00875761"/>
    <w:rsid w:val="008B7EA1"/>
    <w:rsid w:val="008D0ACE"/>
    <w:rsid w:val="008D0EC5"/>
    <w:rsid w:val="008D7855"/>
    <w:rsid w:val="00912DE5"/>
    <w:rsid w:val="00926D9D"/>
    <w:rsid w:val="00945211"/>
    <w:rsid w:val="00965A05"/>
    <w:rsid w:val="0099078E"/>
    <w:rsid w:val="009957E2"/>
    <w:rsid w:val="009A004F"/>
    <w:rsid w:val="009A2A73"/>
    <w:rsid w:val="009A784B"/>
    <w:rsid w:val="009B5F45"/>
    <w:rsid w:val="009D3E52"/>
    <w:rsid w:val="009F6AE2"/>
    <w:rsid w:val="00A0000B"/>
    <w:rsid w:val="00A34594"/>
    <w:rsid w:val="00A46ECB"/>
    <w:rsid w:val="00A75C75"/>
    <w:rsid w:val="00A874A7"/>
    <w:rsid w:val="00AE259A"/>
    <w:rsid w:val="00B34669"/>
    <w:rsid w:val="00B55C2A"/>
    <w:rsid w:val="00B55D88"/>
    <w:rsid w:val="00B749FC"/>
    <w:rsid w:val="00BA7F52"/>
    <w:rsid w:val="00BC0930"/>
    <w:rsid w:val="00BF09D6"/>
    <w:rsid w:val="00BF7774"/>
    <w:rsid w:val="00C51E23"/>
    <w:rsid w:val="00C533AB"/>
    <w:rsid w:val="00C67F68"/>
    <w:rsid w:val="00C85B0D"/>
    <w:rsid w:val="00C9323B"/>
    <w:rsid w:val="00CB58C5"/>
    <w:rsid w:val="00CB5FE9"/>
    <w:rsid w:val="00CC68A5"/>
    <w:rsid w:val="00CD26FC"/>
    <w:rsid w:val="00CF3328"/>
    <w:rsid w:val="00D44BCA"/>
    <w:rsid w:val="00D53F81"/>
    <w:rsid w:val="00D62E76"/>
    <w:rsid w:val="00DE544C"/>
    <w:rsid w:val="00DF4C27"/>
    <w:rsid w:val="00E17454"/>
    <w:rsid w:val="00E22375"/>
    <w:rsid w:val="00E34C28"/>
    <w:rsid w:val="00E57EC0"/>
    <w:rsid w:val="00E648DE"/>
    <w:rsid w:val="00E666D9"/>
    <w:rsid w:val="00E87D45"/>
    <w:rsid w:val="00EB45AD"/>
    <w:rsid w:val="00EB610B"/>
    <w:rsid w:val="00F07C66"/>
    <w:rsid w:val="00F15095"/>
    <w:rsid w:val="00F20B88"/>
    <w:rsid w:val="00F4017A"/>
    <w:rsid w:val="00F51A89"/>
    <w:rsid w:val="00F84C45"/>
    <w:rsid w:val="00F925E1"/>
    <w:rsid w:val="00FA001D"/>
    <w:rsid w:val="00FB7DC7"/>
    <w:rsid w:val="00FE50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9D240DC"/>
  <w15:docId w15:val="{37797E25-8633-40F4-BCBB-7CB0377B4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42364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C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7E5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23640"/>
    <w:rPr>
      <w:b/>
      <w:bCs/>
      <w:kern w:val="44"/>
      <w:sz w:val="44"/>
      <w:szCs w:val="44"/>
    </w:rPr>
  </w:style>
  <w:style w:type="paragraph" w:styleId="TOC">
    <w:name w:val="TOC Heading"/>
    <w:basedOn w:val="1"/>
    <w:next w:val="a"/>
    <w:uiPriority w:val="39"/>
    <w:unhideWhenUsed/>
    <w:qFormat/>
    <w:rsid w:val="0042364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3">
    <w:name w:val="Body Text"/>
    <w:basedOn w:val="a"/>
    <w:link w:val="a4"/>
    <w:rsid w:val="00BC0930"/>
    <w:rPr>
      <w:rFonts w:ascii="Times New Roman" w:eastAsia="宋体" w:hAnsi="Times New Roman" w:cs="Times New Roman"/>
      <w:sz w:val="25"/>
      <w:szCs w:val="24"/>
    </w:rPr>
  </w:style>
  <w:style w:type="character" w:customStyle="1" w:styleId="a4">
    <w:name w:val="正文文本 字符"/>
    <w:basedOn w:val="a0"/>
    <w:link w:val="a3"/>
    <w:rsid w:val="00BC0930"/>
    <w:rPr>
      <w:rFonts w:ascii="Times New Roman" w:eastAsia="宋体" w:hAnsi="Times New Roman" w:cs="Times New Roman"/>
      <w:sz w:val="25"/>
      <w:szCs w:val="24"/>
    </w:rPr>
  </w:style>
  <w:style w:type="paragraph" w:customStyle="1" w:styleId="CharChar">
    <w:name w:val="Char Char"/>
    <w:basedOn w:val="a"/>
    <w:rsid w:val="00BC0930"/>
    <w:rPr>
      <w:rFonts w:ascii="Times New Roman" w:eastAsia="宋体" w:hAnsi="Times New Roman" w:cs="Times New Roman"/>
      <w:szCs w:val="20"/>
    </w:rPr>
  </w:style>
  <w:style w:type="paragraph" w:styleId="a5">
    <w:name w:val="No Spacing"/>
    <w:uiPriority w:val="1"/>
    <w:qFormat/>
    <w:rsid w:val="00BC0930"/>
    <w:pPr>
      <w:widowControl w:val="0"/>
      <w:jc w:val="both"/>
    </w:pPr>
  </w:style>
  <w:style w:type="character" w:customStyle="1" w:styleId="20">
    <w:name w:val="标题 2 字符"/>
    <w:basedOn w:val="a0"/>
    <w:link w:val="2"/>
    <w:uiPriority w:val="9"/>
    <w:rsid w:val="00BC0930"/>
    <w:rPr>
      <w:rFonts w:asciiTheme="majorHAnsi" w:eastAsiaTheme="majorEastAsia" w:hAnsiTheme="majorHAnsi" w:cstheme="majorBidi"/>
      <w:b/>
      <w:bCs/>
      <w:sz w:val="32"/>
      <w:szCs w:val="32"/>
    </w:rPr>
  </w:style>
  <w:style w:type="paragraph" w:styleId="21">
    <w:name w:val="toc 2"/>
    <w:basedOn w:val="a"/>
    <w:next w:val="a"/>
    <w:autoRedefine/>
    <w:uiPriority w:val="39"/>
    <w:unhideWhenUsed/>
    <w:rsid w:val="00BC0930"/>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BC0930"/>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BC0930"/>
    <w:pPr>
      <w:widowControl/>
      <w:spacing w:after="100" w:line="259" w:lineRule="auto"/>
      <w:ind w:left="440"/>
      <w:jc w:val="left"/>
    </w:pPr>
    <w:rPr>
      <w:rFonts w:cs="Times New Roman"/>
      <w:kern w:val="0"/>
      <w:sz w:val="22"/>
    </w:rPr>
  </w:style>
  <w:style w:type="character" w:customStyle="1" w:styleId="30">
    <w:name w:val="标题 3 字符"/>
    <w:basedOn w:val="a0"/>
    <w:link w:val="3"/>
    <w:uiPriority w:val="9"/>
    <w:rsid w:val="00707E57"/>
    <w:rPr>
      <w:b/>
      <w:bCs/>
      <w:sz w:val="32"/>
      <w:szCs w:val="32"/>
    </w:rPr>
  </w:style>
  <w:style w:type="character" w:styleId="a6">
    <w:name w:val="Hyperlink"/>
    <w:basedOn w:val="a0"/>
    <w:uiPriority w:val="99"/>
    <w:unhideWhenUsed/>
    <w:rsid w:val="00707E57"/>
    <w:rPr>
      <w:color w:val="0563C1" w:themeColor="hyperlink"/>
      <w:u w:val="single"/>
    </w:rPr>
  </w:style>
  <w:style w:type="paragraph" w:customStyle="1" w:styleId="CharChar0">
    <w:name w:val="Char Char"/>
    <w:basedOn w:val="a"/>
    <w:rsid w:val="009B5F45"/>
    <w:rPr>
      <w:rFonts w:ascii="Times New Roman" w:eastAsia="宋体" w:hAnsi="Times New Roman" w:cs="Times New Roman"/>
      <w:szCs w:val="20"/>
    </w:rPr>
  </w:style>
  <w:style w:type="paragraph" w:styleId="a7">
    <w:name w:val="Balloon Text"/>
    <w:basedOn w:val="a"/>
    <w:link w:val="a8"/>
    <w:uiPriority w:val="99"/>
    <w:semiHidden/>
    <w:unhideWhenUsed/>
    <w:rsid w:val="00E22375"/>
    <w:rPr>
      <w:sz w:val="18"/>
      <w:szCs w:val="18"/>
    </w:rPr>
  </w:style>
  <w:style w:type="character" w:customStyle="1" w:styleId="a8">
    <w:name w:val="批注框文本 字符"/>
    <w:basedOn w:val="a0"/>
    <w:link w:val="a7"/>
    <w:uiPriority w:val="99"/>
    <w:semiHidden/>
    <w:rsid w:val="00E22375"/>
    <w:rPr>
      <w:sz w:val="18"/>
      <w:szCs w:val="18"/>
    </w:rPr>
  </w:style>
  <w:style w:type="paragraph" w:styleId="a9">
    <w:name w:val="header"/>
    <w:basedOn w:val="a"/>
    <w:link w:val="aa"/>
    <w:uiPriority w:val="99"/>
    <w:unhideWhenUsed/>
    <w:rsid w:val="00381BD2"/>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381BD2"/>
    <w:rPr>
      <w:sz w:val="18"/>
      <w:szCs w:val="18"/>
    </w:rPr>
  </w:style>
  <w:style w:type="paragraph" w:styleId="ab">
    <w:name w:val="footer"/>
    <w:basedOn w:val="a"/>
    <w:link w:val="ac"/>
    <w:uiPriority w:val="99"/>
    <w:unhideWhenUsed/>
    <w:rsid w:val="00381BD2"/>
    <w:pPr>
      <w:tabs>
        <w:tab w:val="center" w:pos="4153"/>
        <w:tab w:val="right" w:pos="8306"/>
      </w:tabs>
      <w:snapToGrid w:val="0"/>
      <w:jc w:val="left"/>
    </w:pPr>
    <w:rPr>
      <w:sz w:val="18"/>
      <w:szCs w:val="18"/>
    </w:rPr>
  </w:style>
  <w:style w:type="character" w:customStyle="1" w:styleId="ac">
    <w:name w:val="页脚 字符"/>
    <w:basedOn w:val="a0"/>
    <w:link w:val="ab"/>
    <w:uiPriority w:val="99"/>
    <w:rsid w:val="00381BD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684B8-2CBC-457F-8F0F-4D3147EAB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37</Pages>
  <Words>768</Words>
  <Characters>4384</Characters>
  <Application>Microsoft Office Word</Application>
  <DocSecurity>0</DocSecurity>
  <Lines>36</Lines>
  <Paragraphs>10</Paragraphs>
  <ScaleCrop>false</ScaleCrop>
  <Company/>
  <LinksUpToDate>false</LinksUpToDate>
  <CharactersWithSpaces>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Administrator</cp:lastModifiedBy>
  <cp:revision>138</cp:revision>
  <dcterms:created xsi:type="dcterms:W3CDTF">2019-06-25T05:34:00Z</dcterms:created>
  <dcterms:modified xsi:type="dcterms:W3CDTF">2019-06-29T04:30:00Z</dcterms:modified>
</cp:coreProperties>
</file>